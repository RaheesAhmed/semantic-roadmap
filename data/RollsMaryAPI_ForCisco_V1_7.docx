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1EB7" w:rsidRDefault="00526F51">
      <w:pPr>
        <w:pStyle w:val="Heading2"/>
        <w:spacing w:line="120" w:lineRule="auto"/>
      </w:pPr>
      <w:r>
        <w:t>Cisco to RollsMary API request calls (ver 1.</w:t>
      </w:r>
      <w:r w:rsidR="00FC03C8">
        <w:t>7</w:t>
      </w:r>
      <w:bookmarkStart w:id="0" w:name="_GoBack"/>
      <w:bookmarkEnd w:id="0"/>
      <w:r>
        <w:t>)</w:t>
      </w:r>
    </w:p>
    <w:p w:rsidR="00C21EB7" w:rsidRDefault="00526F51">
      <w:pPr>
        <w:pStyle w:val="Heading1"/>
        <w:rPr>
          <w:rStyle w:val="TitleChar"/>
          <w:rFonts w:eastAsiaTheme="majorEastAsia"/>
          <w:b/>
          <w:bCs/>
          <w:sz w:val="52"/>
          <w:szCs w:val="52"/>
        </w:rPr>
      </w:pPr>
      <w:r>
        <w:rPr>
          <w:rStyle w:val="TitleChar"/>
          <w:rFonts w:eastAsiaTheme="majorEastAsia"/>
          <w:b/>
          <w:bCs/>
          <w:sz w:val="52"/>
          <w:szCs w:val="52"/>
        </w:rPr>
        <w:t>1.0. Introduction</w:t>
      </w:r>
    </w:p>
    <w:p w:rsidR="00C21EB7" w:rsidRDefault="00526F51">
      <w:pPr>
        <w:rPr>
          <w:rFonts w:ascii="Arial" w:eastAsia="Times New Roman" w:hAnsi="Arial" w:cs="Arial"/>
          <w:color w:val="000000"/>
          <w:kern w:val="0"/>
          <w:sz w:val="22"/>
        </w:rPr>
      </w:pPr>
      <w:r>
        <w:rPr>
          <w:rFonts w:ascii="Arial" w:eastAsia="Times New Roman" w:hAnsi="Arial" w:cs="Arial"/>
          <w:color w:val="000000"/>
          <w:kern w:val="0"/>
          <w:sz w:val="22"/>
        </w:rPr>
        <w:t xml:space="preserve">API for RollsMary and Cisco Phone implementation for </w:t>
      </w:r>
    </w:p>
    <w:p w:rsidR="00C21EB7" w:rsidRPr="00333555" w:rsidRDefault="00526F51">
      <w:pPr>
        <w:rPr>
          <w:rFonts w:ascii="Arial" w:hAnsi="Arial" w:cs="Arial"/>
          <w:color w:val="000000"/>
          <w:kern w:val="0"/>
          <w:sz w:val="22"/>
        </w:rPr>
      </w:pPr>
      <w:r>
        <w:rPr>
          <w:rFonts w:ascii="Arial" w:eastAsia="Times New Roman" w:hAnsi="Arial" w:cs="Arial"/>
          <w:color w:val="000000"/>
          <w:kern w:val="0"/>
          <w:sz w:val="22"/>
        </w:rPr>
        <w:t>- Click-to-Dial</w:t>
      </w:r>
    </w:p>
    <w:p w:rsidR="00C21EB7" w:rsidRDefault="00526F51">
      <w:pPr>
        <w:rPr>
          <w:rStyle w:val="TitleChar"/>
          <w:rFonts w:ascii="Arial" w:eastAsiaTheme="minorEastAsia" w:hAnsi="Arial" w:cs="Arial"/>
          <w:b w:val="0"/>
          <w:bCs w:val="0"/>
          <w:color w:val="000000"/>
          <w:kern w:val="0"/>
          <w:sz w:val="22"/>
          <w:szCs w:val="22"/>
        </w:rPr>
      </w:pPr>
      <w:r>
        <w:rPr>
          <w:rStyle w:val="TitleChar"/>
          <w:rFonts w:ascii="Arial" w:eastAsiaTheme="minorEastAsia" w:hAnsi="Arial" w:cs="Arial"/>
          <w:b w:val="0"/>
          <w:bCs w:val="0"/>
          <w:color w:val="000000"/>
          <w:kern w:val="0"/>
          <w:sz w:val="22"/>
          <w:szCs w:val="22"/>
        </w:rPr>
        <w:t>- Caller Display</w:t>
      </w:r>
    </w:p>
    <w:p w:rsidR="00C21EB7" w:rsidRDefault="00526F51">
      <w:pPr>
        <w:rPr>
          <w:rStyle w:val="TitleChar"/>
          <w:rFonts w:ascii="Arial" w:eastAsiaTheme="minorEastAsia" w:hAnsi="Arial" w:cs="Arial"/>
          <w:b w:val="0"/>
          <w:bCs w:val="0"/>
          <w:color w:val="000000"/>
          <w:kern w:val="0"/>
          <w:sz w:val="22"/>
          <w:szCs w:val="22"/>
        </w:rPr>
      </w:pPr>
      <w:r>
        <w:rPr>
          <w:rStyle w:val="TitleChar"/>
          <w:rFonts w:ascii="Arial" w:eastAsiaTheme="minorEastAsia" w:hAnsi="Arial" w:cs="Arial"/>
          <w:b w:val="0"/>
          <w:bCs w:val="0"/>
          <w:color w:val="000000"/>
          <w:kern w:val="0"/>
          <w:sz w:val="22"/>
          <w:szCs w:val="22"/>
        </w:rPr>
        <w:t>- IVR authentication</w:t>
      </w:r>
    </w:p>
    <w:p w:rsidR="00C21EB7" w:rsidRDefault="00526F51">
      <w:pPr>
        <w:rPr>
          <w:rStyle w:val="TitleChar"/>
          <w:rFonts w:ascii="Arial" w:eastAsiaTheme="minorEastAsia" w:hAnsi="Arial" w:cs="Arial"/>
          <w:b w:val="0"/>
          <w:bCs w:val="0"/>
          <w:color w:val="000000"/>
          <w:kern w:val="0"/>
          <w:sz w:val="22"/>
          <w:szCs w:val="22"/>
        </w:rPr>
      </w:pPr>
      <w:r>
        <w:rPr>
          <w:rStyle w:val="TitleChar"/>
          <w:rFonts w:ascii="Arial" w:eastAsiaTheme="minorEastAsia" w:hAnsi="Arial" w:cs="Arial"/>
          <w:b w:val="0"/>
          <w:bCs w:val="0"/>
          <w:color w:val="000000"/>
          <w:kern w:val="0"/>
          <w:sz w:val="22"/>
          <w:szCs w:val="22"/>
        </w:rPr>
        <w:t>- Get Caller Info</w:t>
      </w:r>
    </w:p>
    <w:p w:rsidR="00C21EB7" w:rsidRDefault="00C21EB7">
      <w:pPr>
        <w:rPr>
          <w:rStyle w:val="TitleChar"/>
          <w:rFonts w:ascii="Arial" w:eastAsiaTheme="minorEastAsia" w:hAnsi="Arial" w:cs="Arial"/>
          <w:b w:val="0"/>
          <w:bCs w:val="0"/>
          <w:color w:val="000000"/>
          <w:kern w:val="0"/>
          <w:sz w:val="22"/>
          <w:szCs w:val="22"/>
        </w:rPr>
      </w:pPr>
    </w:p>
    <w:p w:rsidR="00C21EB7" w:rsidRDefault="00526F51">
      <w:pPr>
        <w:pStyle w:val="Heading2"/>
        <w:rPr>
          <w:rStyle w:val="TitleChar"/>
          <w:sz w:val="28"/>
          <w:szCs w:val="28"/>
        </w:rPr>
      </w:pPr>
      <w:r>
        <w:rPr>
          <w:rStyle w:val="TitleChar"/>
          <w:sz w:val="28"/>
          <w:szCs w:val="28"/>
        </w:rPr>
        <w:t>1.1. Request and response format</w:t>
      </w:r>
    </w:p>
    <w:p w:rsidR="00C21EB7" w:rsidRDefault="00526F51">
      <w:pPr>
        <w:rPr>
          <w:rFonts w:ascii="Arial" w:eastAsia="Times New Roman" w:hAnsi="Arial" w:cs="Arial"/>
          <w:color w:val="000000"/>
          <w:kern w:val="0"/>
          <w:sz w:val="22"/>
        </w:rPr>
      </w:pPr>
      <w:r>
        <w:rPr>
          <w:rFonts w:ascii="Arial" w:eastAsia="Times New Roman" w:hAnsi="Arial" w:cs="Arial"/>
          <w:color w:val="000000"/>
          <w:kern w:val="0"/>
          <w:sz w:val="22"/>
        </w:rPr>
        <w:t>Each request / response is HTTP POST with post content in json format</w:t>
      </w:r>
    </w:p>
    <w:p w:rsidR="00C21EB7" w:rsidRDefault="00C21EB7">
      <w:pPr>
        <w:rPr>
          <w:rFonts w:ascii="Arial" w:eastAsia="Times New Roman" w:hAnsi="Arial" w:cs="Arial"/>
          <w:color w:val="000000"/>
          <w:kern w:val="0"/>
          <w:sz w:val="22"/>
        </w:rPr>
      </w:pPr>
    </w:p>
    <w:p w:rsidR="00C21EB7" w:rsidRDefault="00526F51">
      <w:pPr>
        <w:pStyle w:val="Heading1"/>
        <w:rPr>
          <w:rStyle w:val="TitleChar"/>
          <w:rFonts w:eastAsiaTheme="majorEastAsia"/>
          <w:b/>
          <w:bCs/>
          <w:sz w:val="52"/>
          <w:szCs w:val="52"/>
        </w:rPr>
      </w:pPr>
      <w:r>
        <w:rPr>
          <w:rStyle w:val="TitleChar"/>
          <w:rFonts w:eastAsiaTheme="majorEastAsia"/>
          <w:b/>
          <w:bCs/>
          <w:sz w:val="52"/>
          <w:szCs w:val="52"/>
        </w:rPr>
        <w:t>2.0. API functions</w:t>
      </w:r>
    </w:p>
    <w:p w:rsidR="00C21EB7" w:rsidRDefault="00526F51">
      <w:pPr>
        <w:pStyle w:val="Heading2"/>
        <w:rPr>
          <w:rStyle w:val="TitleChar"/>
          <w:sz w:val="28"/>
          <w:szCs w:val="28"/>
        </w:rPr>
      </w:pPr>
      <w:r>
        <w:rPr>
          <w:rStyle w:val="TitleChar"/>
          <w:sz w:val="28"/>
          <w:szCs w:val="28"/>
        </w:rPr>
        <w:t>2.1. Device notice</w:t>
      </w:r>
    </w:p>
    <w:p w:rsidR="00C21EB7" w:rsidRDefault="00526F51">
      <w:pPr>
        <w:rPr>
          <w:rStyle w:val="TitleChar"/>
          <w:rFonts w:eastAsiaTheme="minorEastAsia"/>
          <w:sz w:val="28"/>
          <w:szCs w:val="28"/>
        </w:rPr>
      </w:pPr>
      <w:r>
        <w:rPr>
          <w:rFonts w:ascii="Arial" w:hAnsi="Arial" w:cs="Arial" w:hint="eastAsia"/>
          <w:color w:val="000000"/>
          <w:kern w:val="0"/>
          <w:sz w:val="22"/>
        </w:rPr>
        <w:t xml:space="preserve">Cisco notice </w:t>
      </w:r>
      <w:r>
        <w:rPr>
          <w:rFonts w:ascii="Arial" w:eastAsia="Times New Roman" w:hAnsi="Arial" w:cs="Arial"/>
          <w:color w:val="000000"/>
          <w:kern w:val="0"/>
          <w:sz w:val="22"/>
        </w:rPr>
        <w:t>RollsMary</w:t>
      </w:r>
      <w:r>
        <w:rPr>
          <w:rFonts w:ascii="Arial" w:hAnsi="Arial" w:cs="Arial" w:hint="eastAsia"/>
          <w:color w:val="000000"/>
          <w:kern w:val="0"/>
          <w:sz w:val="22"/>
        </w:rPr>
        <w:t xml:space="preserve"> for incoming call.</w:t>
      </w:r>
    </w:p>
    <w:p w:rsidR="00C21EB7" w:rsidRDefault="00C21EB7">
      <w:pPr>
        <w:rPr>
          <w:rStyle w:val="TitleChar"/>
          <w:sz w:val="28"/>
          <w:szCs w:val="28"/>
        </w:rPr>
      </w:pPr>
    </w:p>
    <w:p w:rsidR="00C21EB7" w:rsidRDefault="00526F51">
      <w:pPr>
        <w:pStyle w:val="Heading3"/>
        <w:rPr>
          <w:rFonts w:ascii="Arial" w:hAnsi="Arial" w:cs="Arial"/>
          <w:shd w:val="clear" w:color="auto" w:fill="FFFFFF"/>
        </w:rPr>
      </w:pPr>
      <w:r>
        <w:rPr>
          <w:rStyle w:val="TitleChar"/>
          <w:sz w:val="24"/>
          <w:szCs w:val="24"/>
        </w:rPr>
        <w:t>2.1.1. URL format</w:t>
      </w:r>
    </w:p>
    <w:p w:rsidR="00C21EB7" w:rsidRDefault="00526F51">
      <w:pPr>
        <w:rPr>
          <w:rFonts w:ascii="Arial" w:hAnsi="Arial" w:cs="Arial"/>
          <w:sz w:val="22"/>
          <w:shd w:val="clear" w:color="auto" w:fill="FFFFFF"/>
        </w:rPr>
      </w:pPr>
      <w:r>
        <w:rPr>
          <w:rFonts w:ascii="Arial" w:hAnsi="Arial" w:cs="Arial"/>
          <w:sz w:val="22"/>
          <w:shd w:val="clear" w:color="auto" w:fill="FFFFFF"/>
        </w:rPr>
        <w:t>{API_Service_URL}/V1/device_notice</w:t>
      </w:r>
    </w:p>
    <w:p w:rsidR="00C21EB7" w:rsidRDefault="00C21EB7">
      <w:pPr>
        <w:rPr>
          <w:sz w:val="22"/>
        </w:rPr>
      </w:pPr>
    </w:p>
    <w:p w:rsidR="00C21EB7" w:rsidRDefault="00526F51">
      <w:pPr>
        <w:pStyle w:val="Heading3"/>
        <w:rPr>
          <w:rFonts w:ascii="Arial" w:hAnsi="Arial" w:cs="Arial"/>
          <w:shd w:val="clear" w:color="auto" w:fill="FFFFFF"/>
        </w:rPr>
      </w:pPr>
      <w:r>
        <w:rPr>
          <w:rStyle w:val="TitleChar"/>
          <w:sz w:val="24"/>
          <w:szCs w:val="24"/>
        </w:rPr>
        <w:t>2.1.2.Paramters</w:t>
      </w:r>
    </w:p>
    <w:tbl>
      <w:tblPr>
        <w:tblStyle w:val="LightShading-Accent3"/>
        <w:tblW w:w="10682" w:type="dxa"/>
        <w:tblBorders>
          <w:top w:val="none" w:sz="0" w:space="0" w:color="auto"/>
          <w:bottom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3"/>
        <w:gridCol w:w="1679"/>
        <w:gridCol w:w="4706"/>
        <w:gridCol w:w="2494"/>
      </w:tblGrid>
      <w:tr w:rsidR="00C21EB7" w:rsidTr="00C21E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tcBorders>
              <w:top w:val="single" w:sz="4" w:space="0" w:color="auto"/>
              <w:bottom w:val="single" w:sz="4" w:space="0" w:color="auto"/>
            </w:tcBorders>
            <w:shd w:val="clear" w:color="auto" w:fill="5160CB"/>
          </w:tcPr>
          <w:p w:rsidR="00C21EB7" w:rsidRDefault="00526F51">
            <w:pPr>
              <w:rPr>
                <w:b w:val="0"/>
                <w:bCs w:val="0"/>
                <w:color w:val="FFFFFF" w:themeColor="background1"/>
                <w:sz w:val="28"/>
                <w:szCs w:val="28"/>
              </w:rPr>
            </w:pPr>
            <w:r>
              <w:rPr>
                <w:rFonts w:hint="eastAsia"/>
                <w:color w:val="FFFFFF" w:themeColor="background1"/>
                <w:sz w:val="28"/>
                <w:szCs w:val="28"/>
              </w:rPr>
              <w:t>Name (</w:t>
            </w:r>
            <w:r>
              <w:rPr>
                <w:color w:val="FFFFFF" w:themeColor="background1"/>
                <w:sz w:val="28"/>
                <w:szCs w:val="28"/>
              </w:rPr>
              <w:t>c</w:t>
            </w:r>
            <w:r>
              <w:rPr>
                <w:rFonts w:hint="eastAsia"/>
                <w:color w:val="FFFFFF" w:themeColor="background1"/>
                <w:sz w:val="28"/>
                <w:szCs w:val="28"/>
              </w:rPr>
              <w:t xml:space="preserve">ase </w:t>
            </w:r>
            <w:r>
              <w:rPr>
                <w:color w:val="FFFFFF" w:themeColor="background1"/>
                <w:sz w:val="28"/>
                <w:szCs w:val="28"/>
              </w:rPr>
              <w:t>s</w:t>
            </w:r>
            <w:r>
              <w:rPr>
                <w:rFonts w:hint="eastAsia"/>
                <w:color w:val="FFFFFF" w:themeColor="background1"/>
                <w:sz w:val="28"/>
                <w:szCs w:val="28"/>
              </w:rPr>
              <w:t>ensitive)</w:t>
            </w:r>
          </w:p>
        </w:tc>
        <w:tc>
          <w:tcPr>
            <w:tcW w:w="1679" w:type="dxa"/>
            <w:tcBorders>
              <w:top w:val="single" w:sz="4" w:space="0" w:color="auto"/>
              <w:bottom w:val="single" w:sz="4" w:space="0" w:color="auto"/>
            </w:tcBorders>
            <w:shd w:val="clear" w:color="auto" w:fill="5160CB"/>
          </w:tcPr>
          <w:p w:rsidR="00C21EB7" w:rsidRDefault="00526F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  <w:sz w:val="28"/>
                <w:szCs w:val="28"/>
              </w:rPr>
            </w:pPr>
            <w:r>
              <w:rPr>
                <w:rFonts w:hint="eastAsia"/>
                <w:color w:val="FFFFFF" w:themeColor="background1"/>
                <w:sz w:val="28"/>
                <w:szCs w:val="28"/>
              </w:rPr>
              <w:t>Data Type</w:t>
            </w:r>
          </w:p>
        </w:tc>
        <w:tc>
          <w:tcPr>
            <w:tcW w:w="4706" w:type="dxa"/>
            <w:tcBorders>
              <w:top w:val="single" w:sz="4" w:space="0" w:color="auto"/>
              <w:bottom w:val="single" w:sz="4" w:space="0" w:color="auto"/>
            </w:tcBorders>
            <w:shd w:val="clear" w:color="auto" w:fill="5160CB"/>
          </w:tcPr>
          <w:p w:rsidR="00C21EB7" w:rsidRDefault="00526F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  <w:sz w:val="28"/>
                <w:szCs w:val="28"/>
              </w:rPr>
            </w:pPr>
            <w:r>
              <w:rPr>
                <w:color w:val="FFFFFF" w:themeColor="background1"/>
                <w:sz w:val="28"/>
                <w:szCs w:val="28"/>
              </w:rPr>
              <w:t xml:space="preserve">Example </w:t>
            </w:r>
            <w:r>
              <w:rPr>
                <w:rFonts w:hint="eastAsia"/>
                <w:color w:val="FFFFFF" w:themeColor="background1"/>
                <w:sz w:val="28"/>
                <w:szCs w:val="28"/>
              </w:rPr>
              <w:t>Value(</w:t>
            </w:r>
            <w:r>
              <w:rPr>
                <w:color w:val="FFFFFF" w:themeColor="background1"/>
                <w:sz w:val="28"/>
                <w:szCs w:val="28"/>
              </w:rPr>
              <w:t>c</w:t>
            </w:r>
            <w:r>
              <w:rPr>
                <w:rFonts w:hint="eastAsia"/>
                <w:color w:val="FFFFFF" w:themeColor="background1"/>
                <w:sz w:val="28"/>
                <w:szCs w:val="28"/>
              </w:rPr>
              <w:t xml:space="preserve">ase </w:t>
            </w:r>
            <w:r>
              <w:rPr>
                <w:color w:val="FFFFFF" w:themeColor="background1"/>
                <w:sz w:val="28"/>
                <w:szCs w:val="28"/>
              </w:rPr>
              <w:t>s</w:t>
            </w:r>
            <w:r>
              <w:rPr>
                <w:rFonts w:hint="eastAsia"/>
                <w:color w:val="FFFFFF" w:themeColor="background1"/>
                <w:sz w:val="28"/>
                <w:szCs w:val="28"/>
              </w:rPr>
              <w:t>ensitive)</w:t>
            </w:r>
          </w:p>
        </w:tc>
        <w:tc>
          <w:tcPr>
            <w:tcW w:w="2494" w:type="dxa"/>
            <w:tcBorders>
              <w:top w:val="single" w:sz="4" w:space="0" w:color="auto"/>
              <w:bottom w:val="single" w:sz="4" w:space="0" w:color="auto"/>
            </w:tcBorders>
            <w:shd w:val="clear" w:color="auto" w:fill="5160CB"/>
          </w:tcPr>
          <w:p w:rsidR="00C21EB7" w:rsidRDefault="00526F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  <w:sz w:val="28"/>
                <w:szCs w:val="28"/>
              </w:rPr>
            </w:pPr>
            <w:r>
              <w:rPr>
                <w:rFonts w:hint="eastAsia"/>
                <w:color w:val="FFFFFF" w:themeColor="background1"/>
                <w:sz w:val="28"/>
                <w:szCs w:val="28"/>
              </w:rPr>
              <w:t>Remark</w:t>
            </w:r>
            <w:r>
              <w:rPr>
                <w:color w:val="FFFFFF" w:themeColor="background1"/>
                <w:sz w:val="28"/>
                <w:szCs w:val="28"/>
              </w:rPr>
              <w:t>s</w:t>
            </w:r>
          </w:p>
        </w:tc>
      </w:tr>
      <w:tr w:rsidR="00C21EB7" w:rsidTr="00C21E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C21EB7" w:rsidRDefault="00526F51">
            <w:pPr>
              <w:rPr>
                <w:b w:val="0"/>
                <w:bCs w:val="0"/>
                <w:color w:val="000000" w:themeColor="text1"/>
              </w:rPr>
            </w:pPr>
            <w:r>
              <w:rPr>
                <w:color w:val="000000" w:themeColor="text1"/>
              </w:rPr>
              <w:t>tel_ext</w:t>
            </w:r>
          </w:p>
        </w:tc>
        <w:tc>
          <w:tcPr>
            <w:tcW w:w="167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eastAsia="zh-HK"/>
              </w:rPr>
            </w:pPr>
            <w:r>
              <w:rPr>
                <w:rFonts w:hint="eastAsia"/>
                <w:color w:val="000000" w:themeColor="text1"/>
                <w:lang w:eastAsia="zh-HK"/>
              </w:rPr>
              <w:t>string</w:t>
            </w:r>
          </w:p>
        </w:tc>
        <w:tc>
          <w:tcPr>
            <w:tcW w:w="470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eastAsia="zh-HK"/>
              </w:rPr>
            </w:pPr>
            <w:r>
              <w:rPr>
                <w:color w:val="000000" w:themeColor="text1"/>
                <w:lang w:eastAsia="zh-HK"/>
              </w:rPr>
              <w:t>“112”</w:t>
            </w:r>
          </w:p>
        </w:tc>
        <w:tc>
          <w:tcPr>
            <w:tcW w:w="24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eastAsia="zh-HK"/>
              </w:rPr>
            </w:pPr>
            <w:r>
              <w:rPr>
                <w:color w:val="000000" w:themeColor="text1"/>
                <w:sz w:val="20"/>
                <w:szCs w:val="20"/>
                <w:lang w:eastAsia="zh-HK"/>
              </w:rPr>
              <w:t>Cisco phone extension</w:t>
            </w:r>
          </w:p>
        </w:tc>
      </w:tr>
      <w:tr w:rsidR="00C21EB7" w:rsidTr="00C21E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C21EB7" w:rsidRDefault="00526F51">
            <w:pPr>
              <w:rPr>
                <w:b w:val="0"/>
                <w:bCs w:val="0"/>
                <w:color w:val="000000" w:themeColor="text1"/>
              </w:rPr>
            </w:pPr>
            <w:r>
              <w:rPr>
                <w:color w:val="000000" w:themeColor="text1"/>
              </w:rPr>
              <w:t>country_code</w:t>
            </w:r>
          </w:p>
        </w:tc>
        <w:tc>
          <w:tcPr>
            <w:tcW w:w="167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string</w:t>
            </w:r>
          </w:p>
        </w:tc>
        <w:tc>
          <w:tcPr>
            <w:tcW w:w="470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“852”</w:t>
            </w:r>
          </w:p>
        </w:tc>
        <w:tc>
          <w:tcPr>
            <w:tcW w:w="249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Agent’s phone number country code</w:t>
            </w:r>
          </w:p>
        </w:tc>
      </w:tr>
      <w:tr w:rsidR="00C21EB7" w:rsidTr="00C21E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C21EB7" w:rsidRDefault="00526F51">
            <w:pPr>
              <w:rPr>
                <w:b w:val="0"/>
                <w:bCs w:val="0"/>
                <w:color w:val="000000" w:themeColor="text1"/>
              </w:rPr>
            </w:pPr>
            <w:r>
              <w:rPr>
                <w:color w:val="000000" w:themeColor="text1"/>
              </w:rPr>
              <w:t>tel_no</w:t>
            </w:r>
          </w:p>
        </w:tc>
        <w:tc>
          <w:tcPr>
            <w:tcW w:w="167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eastAsia="zh-HK"/>
              </w:rPr>
            </w:pPr>
            <w:r>
              <w:rPr>
                <w:color w:val="000000" w:themeColor="text1"/>
              </w:rPr>
              <w:t>string</w:t>
            </w:r>
          </w:p>
        </w:tc>
        <w:tc>
          <w:tcPr>
            <w:tcW w:w="470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“34567890”</w:t>
            </w:r>
          </w:p>
        </w:tc>
        <w:tc>
          <w:tcPr>
            <w:tcW w:w="24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Agent’s phone number</w:t>
            </w:r>
          </w:p>
        </w:tc>
      </w:tr>
      <w:tr w:rsidR="00C21EB7" w:rsidTr="00C21E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C21EB7" w:rsidRDefault="00526F51">
            <w:pPr>
              <w:rPr>
                <w:b w:val="0"/>
                <w:bCs w:val="0"/>
                <w:color w:val="000000" w:themeColor="text1"/>
                <w:lang w:eastAsia="zh-HK"/>
              </w:rPr>
            </w:pPr>
            <w:r>
              <w:rPr>
                <w:color w:val="000000" w:themeColor="text1"/>
                <w:lang w:eastAsia="zh-HK"/>
              </w:rPr>
              <w:t>display_t</w:t>
            </w:r>
            <w:r>
              <w:rPr>
                <w:rFonts w:hint="eastAsia"/>
                <w:color w:val="000000" w:themeColor="text1"/>
                <w:lang w:eastAsia="zh-HK"/>
              </w:rPr>
              <w:t>ype</w:t>
            </w:r>
          </w:p>
        </w:tc>
        <w:tc>
          <w:tcPr>
            <w:tcW w:w="167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eastAsia="zh-HK"/>
              </w:rPr>
            </w:pPr>
            <w:r>
              <w:rPr>
                <w:rFonts w:hint="eastAsia"/>
                <w:color w:val="000000" w:themeColor="text1"/>
                <w:lang w:eastAsia="zh-HK"/>
              </w:rPr>
              <w:t>string</w:t>
            </w:r>
          </w:p>
        </w:tc>
        <w:tc>
          <w:tcPr>
            <w:tcW w:w="470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eastAsia="zh-HK"/>
              </w:rPr>
            </w:pPr>
            <w:r>
              <w:rPr>
                <w:color w:val="000000" w:themeColor="text1"/>
                <w:lang w:eastAsia="zh-HK"/>
              </w:rPr>
              <w:t>“</w:t>
            </w:r>
            <w:r>
              <w:rPr>
                <w:rFonts w:hint="eastAsia"/>
                <w:color w:val="000000" w:themeColor="text1"/>
                <w:lang w:eastAsia="zh-HK"/>
              </w:rPr>
              <w:t>1</w:t>
            </w:r>
            <w:r>
              <w:rPr>
                <w:color w:val="000000" w:themeColor="text1"/>
                <w:lang w:eastAsia="zh-HK"/>
              </w:rPr>
              <w:t>”</w:t>
            </w:r>
          </w:p>
        </w:tc>
        <w:tc>
          <w:tcPr>
            <w:tcW w:w="249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eastAsia="zh-HK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  <w:lang w:eastAsia="zh-HK"/>
              </w:rPr>
              <w:t>Type of Display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eastAsia="zh-HK"/>
              </w:rPr>
            </w:pPr>
            <w:r>
              <w:rPr>
                <w:color w:val="000000" w:themeColor="text1"/>
                <w:sz w:val="20"/>
                <w:szCs w:val="20"/>
                <w:lang w:eastAsia="zh-HK"/>
              </w:rPr>
              <w:t>1-Ring In, 2-Pick Up</w:t>
            </w:r>
          </w:p>
        </w:tc>
      </w:tr>
      <w:tr w:rsidR="00C21EB7" w:rsidTr="00C21E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C21EB7" w:rsidRDefault="00526F51">
            <w:pPr>
              <w:rPr>
                <w:b w:val="0"/>
                <w:bCs w:val="0"/>
                <w:color w:val="000000" w:themeColor="text1"/>
                <w:lang w:eastAsia="zh-HK"/>
              </w:rPr>
            </w:pPr>
            <w:r>
              <w:rPr>
                <w:color w:val="000000" w:themeColor="text1"/>
                <w:lang w:eastAsia="zh-HK"/>
              </w:rPr>
              <w:t>l</w:t>
            </w:r>
            <w:r>
              <w:rPr>
                <w:rFonts w:hint="eastAsia"/>
                <w:color w:val="000000" w:themeColor="text1"/>
                <w:lang w:eastAsia="zh-HK"/>
              </w:rPr>
              <w:t>icense_</w:t>
            </w:r>
            <w:r>
              <w:rPr>
                <w:color w:val="000000" w:themeColor="text1"/>
                <w:lang w:eastAsia="zh-HK"/>
              </w:rPr>
              <w:t>key</w:t>
            </w:r>
          </w:p>
        </w:tc>
        <w:tc>
          <w:tcPr>
            <w:tcW w:w="167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eastAsia="zh-HK"/>
              </w:rPr>
            </w:pPr>
            <w:r>
              <w:rPr>
                <w:color w:val="000000" w:themeColor="text1"/>
                <w:lang w:eastAsia="zh-HK"/>
              </w:rPr>
              <w:t>S</w:t>
            </w:r>
            <w:r>
              <w:rPr>
                <w:rFonts w:hint="eastAsia"/>
                <w:color w:val="000000" w:themeColor="text1"/>
                <w:lang w:eastAsia="zh-HK"/>
              </w:rPr>
              <w:t>tring</w:t>
            </w:r>
          </w:p>
        </w:tc>
        <w:tc>
          <w:tcPr>
            <w:tcW w:w="470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“78b42377-3dde-4634-9e49-e2a2e02ab311”</w:t>
            </w:r>
          </w:p>
        </w:tc>
        <w:tc>
          <w:tcPr>
            <w:tcW w:w="24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eastAsia="zh-HK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  <w:lang w:eastAsia="zh-HK"/>
              </w:rPr>
              <w:t>License Key</w:t>
            </w:r>
          </w:p>
        </w:tc>
      </w:tr>
    </w:tbl>
    <w:p w:rsidR="00C21EB7" w:rsidRDefault="00C21EB7">
      <w:pPr>
        <w:rPr>
          <w:rStyle w:val="TitleChar"/>
        </w:rPr>
      </w:pPr>
    </w:p>
    <w:p w:rsidR="00C21EB7" w:rsidRDefault="00526F51">
      <w:pPr>
        <w:pStyle w:val="Heading3"/>
        <w:rPr>
          <w:rStyle w:val="TitleChar"/>
          <w:sz w:val="24"/>
          <w:szCs w:val="24"/>
        </w:rPr>
      </w:pPr>
      <w:r>
        <w:rPr>
          <w:rStyle w:val="TitleChar"/>
          <w:sz w:val="24"/>
          <w:szCs w:val="24"/>
        </w:rPr>
        <w:t>2.1.3.</w:t>
      </w:r>
      <w:r>
        <w:rPr>
          <w:rStyle w:val="TitleChar"/>
          <w:rFonts w:hint="eastAsia"/>
          <w:sz w:val="24"/>
          <w:szCs w:val="24"/>
        </w:rPr>
        <w:t>Return Data</w:t>
      </w:r>
    </w:p>
    <w:tbl>
      <w:tblPr>
        <w:tblStyle w:val="LightShading-Accent5"/>
        <w:tblW w:w="10682" w:type="dxa"/>
        <w:tblLayout w:type="fixed"/>
        <w:tblLook w:val="04A0" w:firstRow="1" w:lastRow="0" w:firstColumn="1" w:lastColumn="0" w:noHBand="0" w:noVBand="1"/>
      </w:tblPr>
      <w:tblGrid>
        <w:gridCol w:w="2544"/>
        <w:gridCol w:w="2788"/>
        <w:gridCol w:w="5350"/>
      </w:tblGrid>
      <w:tr w:rsidR="00C21EB7" w:rsidTr="00C21E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4" w:type="dxa"/>
            <w:tcBorders>
              <w:top w:val="single" w:sz="4" w:space="0" w:color="auto"/>
              <w:bottom w:val="single" w:sz="4" w:space="0" w:color="auto"/>
            </w:tcBorders>
            <w:shd w:val="clear" w:color="auto" w:fill="5160CB"/>
          </w:tcPr>
          <w:p w:rsidR="00C21EB7" w:rsidRDefault="00526F51">
            <w:pPr>
              <w:rPr>
                <w:b w:val="0"/>
                <w:bCs w:val="0"/>
                <w:color w:val="FFFFFF" w:themeColor="background1"/>
                <w:sz w:val="28"/>
                <w:szCs w:val="28"/>
              </w:rPr>
            </w:pPr>
            <w:r>
              <w:rPr>
                <w:rFonts w:hint="eastAsia"/>
                <w:color w:val="FFFFFF" w:themeColor="background1"/>
                <w:sz w:val="28"/>
                <w:szCs w:val="28"/>
              </w:rPr>
              <w:t>Name (</w:t>
            </w:r>
            <w:r>
              <w:rPr>
                <w:color w:val="FFFFFF" w:themeColor="background1"/>
                <w:sz w:val="28"/>
                <w:szCs w:val="28"/>
              </w:rPr>
              <w:t>c</w:t>
            </w:r>
            <w:r>
              <w:rPr>
                <w:rFonts w:hint="eastAsia"/>
                <w:color w:val="FFFFFF" w:themeColor="background1"/>
                <w:sz w:val="28"/>
                <w:szCs w:val="28"/>
              </w:rPr>
              <w:t xml:space="preserve">ase </w:t>
            </w:r>
            <w:r>
              <w:rPr>
                <w:color w:val="FFFFFF" w:themeColor="background1"/>
                <w:sz w:val="28"/>
                <w:szCs w:val="28"/>
              </w:rPr>
              <w:t>s</w:t>
            </w:r>
            <w:r>
              <w:rPr>
                <w:rFonts w:hint="eastAsia"/>
                <w:color w:val="FFFFFF" w:themeColor="background1"/>
                <w:sz w:val="28"/>
                <w:szCs w:val="28"/>
              </w:rPr>
              <w:t>ensitive)</w:t>
            </w:r>
          </w:p>
        </w:tc>
        <w:tc>
          <w:tcPr>
            <w:tcW w:w="2788" w:type="dxa"/>
            <w:tcBorders>
              <w:top w:val="single" w:sz="4" w:space="0" w:color="auto"/>
              <w:bottom w:val="single" w:sz="4" w:space="0" w:color="auto"/>
            </w:tcBorders>
            <w:shd w:val="clear" w:color="auto" w:fill="5160CB"/>
          </w:tcPr>
          <w:p w:rsidR="00C21EB7" w:rsidRDefault="00526F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  <w:sz w:val="28"/>
                <w:szCs w:val="28"/>
              </w:rPr>
            </w:pPr>
            <w:r>
              <w:rPr>
                <w:color w:val="FFFFFF" w:themeColor="background1"/>
                <w:sz w:val="28"/>
                <w:szCs w:val="28"/>
              </w:rPr>
              <w:t xml:space="preserve">Example </w:t>
            </w:r>
            <w:r>
              <w:rPr>
                <w:rFonts w:hint="eastAsia"/>
                <w:color w:val="FFFFFF" w:themeColor="background1"/>
                <w:sz w:val="28"/>
                <w:szCs w:val="28"/>
              </w:rPr>
              <w:t>Value(</w:t>
            </w:r>
            <w:r>
              <w:rPr>
                <w:color w:val="FFFFFF" w:themeColor="background1"/>
                <w:sz w:val="28"/>
                <w:szCs w:val="28"/>
              </w:rPr>
              <w:t>c</w:t>
            </w:r>
            <w:r>
              <w:rPr>
                <w:rFonts w:hint="eastAsia"/>
                <w:color w:val="FFFFFF" w:themeColor="background1"/>
                <w:sz w:val="28"/>
                <w:szCs w:val="28"/>
              </w:rPr>
              <w:t xml:space="preserve">ase </w:t>
            </w:r>
            <w:r>
              <w:rPr>
                <w:color w:val="FFFFFF" w:themeColor="background1"/>
                <w:sz w:val="28"/>
                <w:szCs w:val="28"/>
              </w:rPr>
              <w:t>s</w:t>
            </w:r>
            <w:r>
              <w:rPr>
                <w:rFonts w:hint="eastAsia"/>
                <w:color w:val="FFFFFF" w:themeColor="background1"/>
                <w:sz w:val="28"/>
                <w:szCs w:val="28"/>
              </w:rPr>
              <w:t>ensitive)</w:t>
            </w:r>
          </w:p>
        </w:tc>
        <w:tc>
          <w:tcPr>
            <w:tcW w:w="5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5160CB"/>
          </w:tcPr>
          <w:p w:rsidR="00C21EB7" w:rsidRDefault="00526F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  <w:sz w:val="28"/>
                <w:szCs w:val="28"/>
              </w:rPr>
            </w:pPr>
            <w:r>
              <w:rPr>
                <w:rFonts w:hint="eastAsia"/>
                <w:color w:val="FFFFFF" w:themeColor="background1"/>
                <w:sz w:val="28"/>
                <w:szCs w:val="28"/>
              </w:rPr>
              <w:t>Remark</w:t>
            </w:r>
            <w:r>
              <w:rPr>
                <w:color w:val="FFFFFF" w:themeColor="background1"/>
                <w:sz w:val="28"/>
                <w:szCs w:val="28"/>
              </w:rPr>
              <w:t>s</w:t>
            </w:r>
          </w:p>
        </w:tc>
      </w:tr>
      <w:tr w:rsidR="00C21EB7" w:rsidTr="00C21E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C21EB7" w:rsidRDefault="00526F51">
            <w:pPr>
              <w:rPr>
                <w:b w:val="0"/>
                <w:bCs w:val="0"/>
                <w:color w:val="000000" w:themeColor="text1"/>
              </w:rPr>
            </w:pPr>
            <w:r>
              <w:rPr>
                <w:color w:val="000000" w:themeColor="text1"/>
              </w:rPr>
              <w:t>agent_list</w:t>
            </w:r>
          </w:p>
        </w:tc>
        <w:tc>
          <w:tcPr>
            <w:tcW w:w="2788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[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"</w:t>
            </w:r>
            <w:r>
              <w:rPr>
                <w:rFonts w:hint="eastAsia"/>
                <w:color w:val="000000" w:themeColor="text1"/>
              </w:rPr>
              <w:t>陳大文</w:t>
            </w:r>
            <w:r>
              <w:rPr>
                <w:rFonts w:hint="eastAsia"/>
                <w:color w:val="000000" w:themeColor="text1"/>
              </w:rPr>
              <w:t>(001</w:t>
            </w:r>
            <w:r>
              <w:rPr>
                <w:rFonts w:hint="eastAsia"/>
                <w:color w:val="000000" w:themeColor="text1"/>
              </w:rPr>
              <w:t>組</w:t>
            </w:r>
            <w:r>
              <w:rPr>
                <w:rFonts w:hint="eastAsia"/>
                <w:color w:val="000000" w:themeColor="text1"/>
              </w:rPr>
              <w:t xml:space="preserve"> 11)</w:t>
            </w:r>
            <w:r>
              <w:rPr>
                <w:color w:val="000000" w:themeColor="text1"/>
              </w:rPr>
              <w:t>",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“</w:t>
            </w:r>
            <w:r>
              <w:rPr>
                <w:rFonts w:hint="eastAsia"/>
                <w:color w:val="000000" w:themeColor="text1"/>
              </w:rPr>
              <w:t>小明</w:t>
            </w:r>
            <w:r>
              <w:rPr>
                <w:rFonts w:hint="eastAsia"/>
                <w:color w:val="000000" w:themeColor="text1"/>
              </w:rPr>
              <w:t>(002</w:t>
            </w:r>
            <w:r>
              <w:rPr>
                <w:rFonts w:hint="eastAsia"/>
                <w:color w:val="000000" w:themeColor="text1"/>
              </w:rPr>
              <w:t>組</w:t>
            </w:r>
            <w:r>
              <w:rPr>
                <w:rFonts w:hint="eastAsia"/>
                <w:color w:val="000000" w:themeColor="text1"/>
              </w:rPr>
              <w:t xml:space="preserve"> 22)</w:t>
            </w:r>
            <w:r>
              <w:rPr>
                <w:color w:val="000000" w:themeColor="text1"/>
              </w:rPr>
              <w:t>”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]</w:t>
            </w:r>
          </w:p>
        </w:tc>
        <w:tc>
          <w:tcPr>
            <w:tcW w:w="5350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Phone number corresponding agent list</w:t>
            </w:r>
          </w:p>
        </w:tc>
      </w:tr>
      <w:tr w:rsidR="00C21EB7" w:rsidTr="00C21E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C21EB7" w:rsidRDefault="00526F51">
            <w:pPr>
              <w:rPr>
                <w:b w:val="0"/>
                <w:bCs w:val="0"/>
                <w:color w:val="000000" w:themeColor="text1"/>
              </w:rPr>
            </w:pPr>
            <w:r>
              <w:rPr>
                <w:color w:val="000000" w:themeColor="text1"/>
              </w:rPr>
              <w:t>code</w:t>
            </w:r>
          </w:p>
        </w:tc>
        <w:tc>
          <w:tcPr>
            <w:tcW w:w="278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“</w:t>
            </w:r>
            <w:r>
              <w:rPr>
                <w:rFonts w:hint="eastAsia"/>
                <w:color w:val="000000" w:themeColor="text1"/>
              </w:rPr>
              <w:t>0</w:t>
            </w:r>
            <w:r>
              <w:rPr>
                <w:color w:val="000000" w:themeColor="text1"/>
              </w:rPr>
              <w:t>”</w:t>
            </w:r>
            <w:r>
              <w:rPr>
                <w:rFonts w:hint="eastAsia"/>
                <w:color w:val="000000" w:themeColor="text1"/>
              </w:rPr>
              <w:t xml:space="preserve">, </w:t>
            </w:r>
            <w:r>
              <w:rPr>
                <w:color w:val="000000" w:themeColor="text1"/>
              </w:rPr>
              <w:t>“</w:t>
            </w:r>
            <w:r>
              <w:rPr>
                <w:rFonts w:hint="eastAsia"/>
                <w:color w:val="000000" w:themeColor="text1"/>
              </w:rPr>
              <w:t>50001</w:t>
            </w:r>
            <w:r>
              <w:rPr>
                <w:color w:val="000000" w:themeColor="text1"/>
              </w:rPr>
              <w:t>”</w:t>
            </w:r>
          </w:p>
        </w:tc>
        <w:tc>
          <w:tcPr>
            <w:tcW w:w="5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Result corresponding code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case(s): </w:t>
            </w:r>
          </w:p>
          <w:p w:rsidR="00C21EB7" w:rsidRDefault="00526F51">
            <w:pPr>
              <w:tabs>
                <w:tab w:val="right" w:pos="513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“0” 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--</w:t>
            </w:r>
            <w:r>
              <w:rPr>
                <w:color w:val="000000" w:themeColor="text1"/>
                <w:sz w:val="20"/>
                <w:szCs w:val="20"/>
              </w:rPr>
              <w:t xml:space="preserve"> Success</w:t>
            </w:r>
            <w:r>
              <w:rPr>
                <w:color w:val="000000" w:themeColor="text1"/>
                <w:sz w:val="20"/>
                <w:szCs w:val="20"/>
              </w:rPr>
              <w:tab/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 xml:space="preserve">&gt; </w:t>
            </w:r>
            <w:r>
              <w:rPr>
                <w:color w:val="000000" w:themeColor="text1"/>
                <w:sz w:val="20"/>
                <w:szCs w:val="20"/>
              </w:rPr>
              <w:t>“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0</w:t>
            </w:r>
            <w:r>
              <w:rPr>
                <w:color w:val="000000" w:themeColor="text1"/>
                <w:sz w:val="20"/>
                <w:szCs w:val="20"/>
              </w:rPr>
              <w:t xml:space="preserve">” – 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F</w:t>
            </w:r>
            <w:r>
              <w:rPr>
                <w:color w:val="000000" w:themeColor="text1"/>
                <w:sz w:val="20"/>
                <w:szCs w:val="20"/>
              </w:rPr>
              <w:t>ail</w:t>
            </w:r>
          </w:p>
        </w:tc>
      </w:tr>
      <w:tr w:rsidR="00C21EB7" w:rsidTr="00C21E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C21EB7" w:rsidRDefault="00526F51">
            <w:pPr>
              <w:rPr>
                <w:b w:val="0"/>
                <w:bCs w:val="0"/>
                <w:color w:val="000000" w:themeColor="text1"/>
              </w:rPr>
            </w:pPr>
            <w:r>
              <w:rPr>
                <w:color w:val="000000" w:themeColor="text1"/>
              </w:rPr>
              <w:t>msg</w:t>
            </w:r>
          </w:p>
        </w:tc>
        <w:tc>
          <w:tcPr>
            <w:tcW w:w="2788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</w:t>
            </w:r>
            <w:r>
              <w:rPr>
                <w:rFonts w:hint="eastAsia"/>
                <w:color w:val="000000" w:themeColor="text1"/>
              </w:rPr>
              <w:t xml:space="preserve">.g. </w:t>
            </w:r>
            <w:r>
              <w:rPr>
                <w:color w:val="000000" w:themeColor="text1"/>
              </w:rPr>
              <w:t>“”</w:t>
            </w:r>
            <w:r>
              <w:rPr>
                <w:rFonts w:hint="eastAsia"/>
                <w:color w:val="000000" w:themeColor="text1"/>
              </w:rPr>
              <w:t>,</w:t>
            </w:r>
            <w:r>
              <w:rPr>
                <w:color w:val="000000" w:themeColor="text1"/>
              </w:rPr>
              <w:t xml:space="preserve"> “Invalid Parameter(s)”</w:t>
            </w:r>
          </w:p>
        </w:tc>
        <w:tc>
          <w:tcPr>
            <w:tcW w:w="5350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Result corresponding message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Case(s): 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“” -- Success ”</w:t>
            </w:r>
          </w:p>
        </w:tc>
      </w:tr>
    </w:tbl>
    <w:p w:rsidR="00C21EB7" w:rsidRDefault="00C21EB7"/>
    <w:p w:rsidR="00C21EB7" w:rsidRDefault="00526F51">
      <w:pPr>
        <w:pStyle w:val="Heading2"/>
        <w:rPr>
          <w:rStyle w:val="TitleChar"/>
          <w:sz w:val="28"/>
          <w:szCs w:val="28"/>
        </w:rPr>
      </w:pPr>
      <w:r>
        <w:rPr>
          <w:rStyle w:val="TitleChar"/>
          <w:sz w:val="28"/>
          <w:szCs w:val="28"/>
        </w:rPr>
        <w:t>2.2. Update status</w:t>
      </w:r>
    </w:p>
    <w:p w:rsidR="00C21EB7" w:rsidRDefault="00526F51">
      <w:pPr>
        <w:rPr>
          <w:rStyle w:val="TitleChar"/>
          <w:sz w:val="28"/>
          <w:szCs w:val="28"/>
        </w:rPr>
      </w:pPr>
      <w:r>
        <w:rPr>
          <w:rFonts w:ascii="Arial" w:eastAsia="Times New Roman" w:hAnsi="Arial" w:cs="Arial"/>
          <w:color w:val="000000"/>
          <w:kern w:val="0"/>
          <w:sz w:val="22"/>
        </w:rPr>
        <w:t>Update status between Cisco system and RollsMary during the phone system process.</w:t>
      </w:r>
    </w:p>
    <w:p w:rsidR="00C21EB7" w:rsidRDefault="00C21EB7">
      <w:pPr>
        <w:rPr>
          <w:rStyle w:val="TitleChar"/>
          <w:sz w:val="28"/>
          <w:szCs w:val="28"/>
        </w:rPr>
      </w:pPr>
    </w:p>
    <w:p w:rsidR="00C21EB7" w:rsidRDefault="00526F51">
      <w:pPr>
        <w:pStyle w:val="Heading3"/>
        <w:rPr>
          <w:rFonts w:ascii="Arial" w:hAnsi="Arial" w:cs="Arial"/>
          <w:shd w:val="clear" w:color="auto" w:fill="FFFFFF"/>
        </w:rPr>
      </w:pPr>
      <w:r>
        <w:rPr>
          <w:rStyle w:val="TitleChar"/>
          <w:sz w:val="24"/>
          <w:szCs w:val="24"/>
        </w:rPr>
        <w:t>2.2.1. URL format</w:t>
      </w:r>
    </w:p>
    <w:p w:rsidR="00C21EB7" w:rsidRDefault="00526F51">
      <w:pPr>
        <w:rPr>
          <w:rFonts w:ascii="Arial" w:hAnsi="Arial" w:cs="Arial"/>
          <w:sz w:val="22"/>
          <w:shd w:val="clear" w:color="auto" w:fill="FFFFFF"/>
        </w:rPr>
      </w:pPr>
      <w:r>
        <w:rPr>
          <w:rFonts w:ascii="Arial" w:hAnsi="Arial" w:cs="Arial"/>
          <w:sz w:val="22"/>
          <w:shd w:val="clear" w:color="auto" w:fill="FFFFFF"/>
        </w:rPr>
        <w:t>{API_Service_URL}/V1/update_status</w:t>
      </w:r>
    </w:p>
    <w:p w:rsidR="00C21EB7" w:rsidRDefault="00C21EB7">
      <w:pPr>
        <w:rPr>
          <w:rFonts w:ascii="Arial" w:hAnsi="Arial" w:cs="Arial"/>
          <w:sz w:val="22"/>
          <w:shd w:val="clear" w:color="auto" w:fill="FFFFFF"/>
        </w:rPr>
      </w:pPr>
    </w:p>
    <w:p w:rsidR="00C21EB7" w:rsidRDefault="00526F51">
      <w:pPr>
        <w:pStyle w:val="Heading3"/>
        <w:rPr>
          <w:rFonts w:ascii="Arial" w:hAnsi="Arial" w:cs="Arial"/>
          <w:shd w:val="clear" w:color="auto" w:fill="FFFFFF"/>
        </w:rPr>
      </w:pPr>
      <w:r>
        <w:rPr>
          <w:rStyle w:val="TitleChar"/>
          <w:sz w:val="24"/>
          <w:szCs w:val="24"/>
        </w:rPr>
        <w:t>2.2.2.Paramters</w:t>
      </w:r>
    </w:p>
    <w:tbl>
      <w:tblPr>
        <w:tblStyle w:val="LightShading-Accent3"/>
        <w:tblW w:w="10682" w:type="dxa"/>
        <w:tblBorders>
          <w:top w:val="none" w:sz="0" w:space="0" w:color="auto"/>
          <w:bottom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85"/>
        <w:gridCol w:w="1653"/>
        <w:gridCol w:w="4325"/>
        <w:gridCol w:w="2919"/>
      </w:tblGrid>
      <w:tr w:rsidR="00C21EB7" w:rsidTr="00C21E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  <w:tcBorders>
              <w:top w:val="single" w:sz="4" w:space="0" w:color="auto"/>
              <w:bottom w:val="single" w:sz="4" w:space="0" w:color="auto"/>
            </w:tcBorders>
            <w:shd w:val="clear" w:color="auto" w:fill="5160CB"/>
          </w:tcPr>
          <w:p w:rsidR="00C21EB7" w:rsidRDefault="00526F51">
            <w:pPr>
              <w:rPr>
                <w:b w:val="0"/>
                <w:bCs w:val="0"/>
                <w:color w:val="FFFFFF" w:themeColor="background1"/>
                <w:sz w:val="28"/>
                <w:szCs w:val="28"/>
              </w:rPr>
            </w:pPr>
            <w:r>
              <w:rPr>
                <w:rFonts w:hint="eastAsia"/>
                <w:color w:val="FFFFFF" w:themeColor="background1"/>
                <w:sz w:val="28"/>
                <w:szCs w:val="28"/>
              </w:rPr>
              <w:t>Name (</w:t>
            </w:r>
            <w:r>
              <w:rPr>
                <w:color w:val="FFFFFF" w:themeColor="background1"/>
                <w:sz w:val="28"/>
                <w:szCs w:val="28"/>
              </w:rPr>
              <w:t>c</w:t>
            </w:r>
            <w:r>
              <w:rPr>
                <w:rFonts w:hint="eastAsia"/>
                <w:color w:val="FFFFFF" w:themeColor="background1"/>
                <w:sz w:val="28"/>
                <w:szCs w:val="28"/>
              </w:rPr>
              <w:t xml:space="preserve">ase </w:t>
            </w:r>
            <w:r>
              <w:rPr>
                <w:color w:val="FFFFFF" w:themeColor="background1"/>
                <w:sz w:val="28"/>
                <w:szCs w:val="28"/>
              </w:rPr>
              <w:t>s</w:t>
            </w:r>
            <w:r>
              <w:rPr>
                <w:rFonts w:hint="eastAsia"/>
                <w:color w:val="FFFFFF" w:themeColor="background1"/>
                <w:sz w:val="28"/>
                <w:szCs w:val="28"/>
              </w:rPr>
              <w:t>ensitive)</w:t>
            </w:r>
          </w:p>
        </w:tc>
        <w:tc>
          <w:tcPr>
            <w:tcW w:w="1653" w:type="dxa"/>
            <w:tcBorders>
              <w:top w:val="single" w:sz="4" w:space="0" w:color="auto"/>
              <w:bottom w:val="single" w:sz="4" w:space="0" w:color="auto"/>
            </w:tcBorders>
            <w:shd w:val="clear" w:color="auto" w:fill="5160CB"/>
          </w:tcPr>
          <w:p w:rsidR="00C21EB7" w:rsidRDefault="00526F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  <w:sz w:val="28"/>
                <w:szCs w:val="28"/>
              </w:rPr>
            </w:pPr>
            <w:r>
              <w:rPr>
                <w:rFonts w:hint="eastAsia"/>
                <w:color w:val="FFFFFF" w:themeColor="background1"/>
                <w:sz w:val="28"/>
                <w:szCs w:val="28"/>
              </w:rPr>
              <w:t>Data Type</w:t>
            </w:r>
          </w:p>
        </w:tc>
        <w:tc>
          <w:tcPr>
            <w:tcW w:w="4325" w:type="dxa"/>
            <w:tcBorders>
              <w:top w:val="single" w:sz="4" w:space="0" w:color="auto"/>
              <w:bottom w:val="single" w:sz="4" w:space="0" w:color="auto"/>
            </w:tcBorders>
            <w:shd w:val="clear" w:color="auto" w:fill="5160CB"/>
          </w:tcPr>
          <w:p w:rsidR="00C21EB7" w:rsidRDefault="00526F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  <w:sz w:val="28"/>
                <w:szCs w:val="28"/>
              </w:rPr>
            </w:pPr>
            <w:r>
              <w:rPr>
                <w:color w:val="FFFFFF" w:themeColor="background1"/>
                <w:sz w:val="28"/>
                <w:szCs w:val="28"/>
              </w:rPr>
              <w:t xml:space="preserve">Example </w:t>
            </w:r>
            <w:r>
              <w:rPr>
                <w:rFonts w:hint="eastAsia"/>
                <w:color w:val="FFFFFF" w:themeColor="background1"/>
                <w:sz w:val="28"/>
                <w:szCs w:val="28"/>
              </w:rPr>
              <w:t>Value(</w:t>
            </w:r>
            <w:r>
              <w:rPr>
                <w:color w:val="FFFFFF" w:themeColor="background1"/>
                <w:sz w:val="28"/>
                <w:szCs w:val="28"/>
              </w:rPr>
              <w:t>c</w:t>
            </w:r>
            <w:r>
              <w:rPr>
                <w:rFonts w:hint="eastAsia"/>
                <w:color w:val="FFFFFF" w:themeColor="background1"/>
                <w:sz w:val="28"/>
                <w:szCs w:val="28"/>
              </w:rPr>
              <w:t xml:space="preserve">ase </w:t>
            </w:r>
            <w:r>
              <w:rPr>
                <w:color w:val="FFFFFF" w:themeColor="background1"/>
                <w:sz w:val="28"/>
                <w:szCs w:val="28"/>
              </w:rPr>
              <w:t>s</w:t>
            </w:r>
            <w:r>
              <w:rPr>
                <w:rFonts w:hint="eastAsia"/>
                <w:color w:val="FFFFFF" w:themeColor="background1"/>
                <w:sz w:val="28"/>
                <w:szCs w:val="28"/>
              </w:rPr>
              <w:t>ensitive)</w:t>
            </w:r>
          </w:p>
        </w:tc>
        <w:tc>
          <w:tcPr>
            <w:tcW w:w="2919" w:type="dxa"/>
            <w:tcBorders>
              <w:top w:val="single" w:sz="4" w:space="0" w:color="auto"/>
              <w:bottom w:val="single" w:sz="4" w:space="0" w:color="auto"/>
            </w:tcBorders>
            <w:shd w:val="clear" w:color="auto" w:fill="5160CB"/>
          </w:tcPr>
          <w:p w:rsidR="00C21EB7" w:rsidRDefault="00526F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  <w:sz w:val="28"/>
                <w:szCs w:val="28"/>
              </w:rPr>
            </w:pPr>
            <w:r>
              <w:rPr>
                <w:rFonts w:hint="eastAsia"/>
                <w:color w:val="FFFFFF" w:themeColor="background1"/>
                <w:sz w:val="28"/>
                <w:szCs w:val="28"/>
              </w:rPr>
              <w:t>Remark</w:t>
            </w:r>
            <w:r>
              <w:rPr>
                <w:color w:val="FFFFFF" w:themeColor="background1"/>
                <w:sz w:val="28"/>
                <w:szCs w:val="28"/>
              </w:rPr>
              <w:t>s</w:t>
            </w:r>
          </w:p>
        </w:tc>
      </w:tr>
      <w:tr w:rsidR="00C21EB7" w:rsidTr="00C21E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C21EB7" w:rsidRDefault="00526F51">
            <w:pPr>
              <w:rPr>
                <w:b w:val="0"/>
                <w:bCs w:val="0"/>
                <w:color w:val="000000" w:themeColor="text1"/>
              </w:rPr>
            </w:pPr>
            <w:r>
              <w:rPr>
                <w:color w:val="000000" w:themeColor="text1"/>
              </w:rPr>
              <w:t>status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eastAsia="zh-HK"/>
              </w:rPr>
            </w:pPr>
            <w:r>
              <w:rPr>
                <w:rFonts w:hint="eastAsia"/>
                <w:color w:val="000000" w:themeColor="text1"/>
                <w:lang w:eastAsia="zh-HK"/>
              </w:rPr>
              <w:t>string</w:t>
            </w:r>
          </w:p>
        </w:tc>
        <w:tc>
          <w:tcPr>
            <w:tcW w:w="4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eastAsia="zh-HK"/>
              </w:rPr>
            </w:pPr>
            <w:r>
              <w:rPr>
                <w:color w:val="000000" w:themeColor="text1"/>
                <w:lang w:eastAsia="zh-HK"/>
              </w:rPr>
              <w:t>“0000”</w:t>
            </w:r>
          </w:p>
        </w:tc>
        <w:tc>
          <w:tcPr>
            <w:tcW w:w="29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" w:author="Joseph Chan" w:date="2016-11-24T00:54:00Z"/>
                <w:color w:val="000000" w:themeColor="text1"/>
                <w:sz w:val="20"/>
                <w:szCs w:val="20"/>
                <w:lang w:eastAsia="zh-HK"/>
              </w:rPr>
            </w:pPr>
            <w:ins w:id="2" w:author="Joseph Chan" w:date="2016-11-24T00:54:00Z">
              <w:r>
                <w:rPr>
                  <w:color w:val="000000" w:themeColor="text1"/>
                  <w:sz w:val="20"/>
                  <w:szCs w:val="20"/>
                  <w:lang w:eastAsia="zh-HK"/>
                </w:rPr>
                <w:t>IVR Status Code</w:t>
              </w:r>
            </w:ins>
            <w:r>
              <w:rPr>
                <w:color w:val="000000" w:themeColor="text1"/>
                <w:sz w:val="20"/>
                <w:szCs w:val="20"/>
                <w:lang w:eastAsia="zh-HK"/>
              </w:rPr>
              <w:t>: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  <w:lang w:eastAsia="zh-HK"/>
              </w:rPr>
            </w:pPr>
            <w:r>
              <w:rPr>
                <w:rFonts w:hint="eastAsia"/>
                <w:color w:val="000000" w:themeColor="text1"/>
                <w:sz w:val="16"/>
                <w:szCs w:val="16"/>
                <w:lang w:eastAsia="zh-HK"/>
              </w:rPr>
              <w:t>0000</w:t>
            </w:r>
            <w:r>
              <w:rPr>
                <w:rFonts w:hint="eastAsia"/>
                <w:color w:val="000000" w:themeColor="text1"/>
                <w:sz w:val="16"/>
                <w:szCs w:val="16"/>
                <w:lang w:eastAsia="zh-HK"/>
              </w:rPr>
              <w:tab/>
            </w:r>
            <w:r>
              <w:rPr>
                <w:rFonts w:hint="eastAsia"/>
                <w:color w:val="000000" w:themeColor="text1"/>
                <w:sz w:val="16"/>
                <w:szCs w:val="16"/>
                <w:lang w:eastAsia="zh-HK"/>
              </w:rPr>
              <w:t>正在核對戶主認証密碼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  <w:lang w:eastAsia="zh-HK"/>
              </w:rPr>
            </w:pPr>
            <w:r>
              <w:rPr>
                <w:rFonts w:hint="eastAsia"/>
                <w:color w:val="000000" w:themeColor="text1"/>
                <w:sz w:val="16"/>
                <w:szCs w:val="16"/>
                <w:lang w:eastAsia="zh-HK"/>
              </w:rPr>
              <w:t>0001</w:t>
            </w:r>
            <w:r>
              <w:rPr>
                <w:rFonts w:hint="eastAsia"/>
                <w:color w:val="000000" w:themeColor="text1"/>
                <w:sz w:val="16"/>
                <w:szCs w:val="16"/>
                <w:lang w:eastAsia="zh-HK"/>
              </w:rPr>
              <w:tab/>
            </w:r>
            <w:r>
              <w:rPr>
                <w:rFonts w:hint="eastAsia"/>
                <w:color w:val="000000" w:themeColor="text1"/>
                <w:sz w:val="16"/>
                <w:szCs w:val="16"/>
                <w:lang w:eastAsia="zh-HK"/>
              </w:rPr>
              <w:t>正在修改戶主認証密碼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  <w:lang w:eastAsia="zh-HK"/>
              </w:rPr>
            </w:pPr>
            <w:r>
              <w:rPr>
                <w:rFonts w:hint="eastAsia"/>
                <w:color w:val="000000" w:themeColor="text1"/>
                <w:sz w:val="16"/>
                <w:szCs w:val="16"/>
                <w:lang w:eastAsia="zh-HK"/>
              </w:rPr>
              <w:t>0002</w:t>
            </w:r>
            <w:r>
              <w:rPr>
                <w:rFonts w:hint="eastAsia"/>
                <w:color w:val="000000" w:themeColor="text1"/>
                <w:sz w:val="16"/>
                <w:szCs w:val="16"/>
                <w:lang w:eastAsia="zh-HK"/>
              </w:rPr>
              <w:tab/>
            </w:r>
            <w:r>
              <w:rPr>
                <w:rFonts w:hint="eastAsia"/>
                <w:color w:val="000000" w:themeColor="text1"/>
                <w:sz w:val="16"/>
                <w:szCs w:val="16"/>
                <w:lang w:eastAsia="zh-HK"/>
              </w:rPr>
              <w:t>等待核對戶主認証密碼輸入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  <w:lang w:eastAsia="zh-HK"/>
              </w:rPr>
            </w:pPr>
            <w:r>
              <w:rPr>
                <w:rFonts w:hint="eastAsia"/>
                <w:color w:val="000000" w:themeColor="text1"/>
                <w:sz w:val="16"/>
                <w:szCs w:val="16"/>
                <w:lang w:eastAsia="zh-HK"/>
              </w:rPr>
              <w:t>0003</w:t>
            </w:r>
            <w:r>
              <w:rPr>
                <w:rFonts w:hint="eastAsia"/>
                <w:color w:val="000000" w:themeColor="text1"/>
                <w:sz w:val="16"/>
                <w:szCs w:val="16"/>
                <w:lang w:eastAsia="zh-HK"/>
              </w:rPr>
              <w:tab/>
            </w:r>
            <w:r>
              <w:rPr>
                <w:rFonts w:hint="eastAsia"/>
                <w:color w:val="000000" w:themeColor="text1"/>
                <w:sz w:val="16"/>
                <w:szCs w:val="16"/>
                <w:lang w:eastAsia="zh-HK"/>
              </w:rPr>
              <w:t>等待修改戶主認証密碼輸入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  <w:lang w:eastAsia="zh-HK"/>
              </w:rPr>
            </w:pPr>
            <w:r>
              <w:rPr>
                <w:rFonts w:hint="eastAsia"/>
                <w:color w:val="000000" w:themeColor="text1"/>
                <w:sz w:val="16"/>
                <w:szCs w:val="16"/>
                <w:lang w:eastAsia="zh-HK"/>
              </w:rPr>
              <w:t>0004</w:t>
            </w:r>
            <w:r>
              <w:rPr>
                <w:rFonts w:hint="eastAsia"/>
                <w:color w:val="000000" w:themeColor="text1"/>
                <w:sz w:val="16"/>
                <w:szCs w:val="16"/>
                <w:lang w:eastAsia="zh-HK"/>
              </w:rPr>
              <w:tab/>
            </w:r>
            <w:r>
              <w:rPr>
                <w:rFonts w:hint="eastAsia"/>
                <w:color w:val="000000" w:themeColor="text1"/>
                <w:sz w:val="16"/>
                <w:szCs w:val="16"/>
                <w:lang w:eastAsia="zh-HK"/>
              </w:rPr>
              <w:t>戶主認証密碼修改失敗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  <w:lang w:eastAsia="zh-HK"/>
              </w:rPr>
            </w:pPr>
            <w:r>
              <w:rPr>
                <w:rFonts w:hint="eastAsia"/>
                <w:color w:val="000000" w:themeColor="text1"/>
                <w:sz w:val="16"/>
                <w:szCs w:val="16"/>
                <w:lang w:eastAsia="zh-HK"/>
              </w:rPr>
              <w:t>0005</w:t>
            </w:r>
            <w:r>
              <w:rPr>
                <w:rFonts w:hint="eastAsia"/>
                <w:color w:val="000000" w:themeColor="text1"/>
                <w:sz w:val="16"/>
                <w:szCs w:val="16"/>
                <w:lang w:eastAsia="zh-HK"/>
              </w:rPr>
              <w:tab/>
            </w:r>
            <w:r>
              <w:rPr>
                <w:rFonts w:hint="eastAsia"/>
                <w:color w:val="000000" w:themeColor="text1"/>
                <w:sz w:val="16"/>
                <w:szCs w:val="16"/>
                <w:lang w:eastAsia="zh-HK"/>
              </w:rPr>
              <w:t>戶主認証密碼修改成功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  <w:lang w:eastAsia="zh-HK"/>
              </w:rPr>
            </w:pPr>
            <w:r>
              <w:rPr>
                <w:rFonts w:hint="eastAsia"/>
                <w:color w:val="000000" w:themeColor="text1"/>
                <w:sz w:val="16"/>
                <w:szCs w:val="16"/>
                <w:lang w:eastAsia="zh-HK"/>
              </w:rPr>
              <w:t>0006</w:t>
            </w:r>
            <w:r>
              <w:rPr>
                <w:rFonts w:hint="eastAsia"/>
                <w:color w:val="000000" w:themeColor="text1"/>
                <w:sz w:val="16"/>
                <w:szCs w:val="16"/>
                <w:lang w:eastAsia="zh-HK"/>
              </w:rPr>
              <w:tab/>
            </w:r>
            <w:r>
              <w:rPr>
                <w:rFonts w:hint="eastAsia"/>
                <w:color w:val="000000" w:themeColor="text1"/>
                <w:sz w:val="16"/>
                <w:szCs w:val="16"/>
                <w:lang w:eastAsia="zh-HK"/>
              </w:rPr>
              <w:t>戶主認証密碼核對失敗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  <w:lang w:eastAsia="zh-HK"/>
              </w:rPr>
            </w:pPr>
            <w:r>
              <w:rPr>
                <w:rFonts w:hint="eastAsia"/>
                <w:color w:val="000000" w:themeColor="text1"/>
                <w:sz w:val="16"/>
                <w:szCs w:val="16"/>
                <w:lang w:eastAsia="zh-HK"/>
              </w:rPr>
              <w:t>0007</w:t>
            </w:r>
            <w:r>
              <w:rPr>
                <w:rFonts w:hint="eastAsia"/>
                <w:color w:val="000000" w:themeColor="text1"/>
                <w:sz w:val="16"/>
                <w:szCs w:val="16"/>
                <w:lang w:eastAsia="zh-HK"/>
              </w:rPr>
              <w:tab/>
            </w:r>
            <w:r>
              <w:rPr>
                <w:rFonts w:hint="eastAsia"/>
                <w:color w:val="000000" w:themeColor="text1"/>
                <w:sz w:val="16"/>
                <w:szCs w:val="16"/>
                <w:lang w:eastAsia="zh-HK"/>
              </w:rPr>
              <w:t>戶主認証密碼核對成功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  <w:lang w:eastAsia="zh-HK"/>
              </w:rPr>
            </w:pPr>
            <w:r>
              <w:rPr>
                <w:rFonts w:hint="eastAsia"/>
                <w:color w:val="000000" w:themeColor="text1"/>
                <w:sz w:val="16"/>
                <w:szCs w:val="16"/>
                <w:lang w:eastAsia="zh-HK"/>
              </w:rPr>
              <w:t>0010</w:t>
            </w:r>
            <w:r>
              <w:rPr>
                <w:rFonts w:hint="eastAsia"/>
                <w:color w:val="000000" w:themeColor="text1"/>
                <w:sz w:val="16"/>
                <w:szCs w:val="16"/>
                <w:lang w:eastAsia="zh-HK"/>
              </w:rPr>
              <w:tab/>
            </w:r>
            <w:r>
              <w:rPr>
                <w:rFonts w:hint="eastAsia"/>
                <w:color w:val="000000" w:themeColor="text1"/>
                <w:sz w:val="16"/>
                <w:szCs w:val="16"/>
                <w:lang w:eastAsia="zh-HK"/>
              </w:rPr>
              <w:t>更改認証密碼</w:t>
            </w:r>
            <w:r>
              <w:rPr>
                <w:rFonts w:hint="eastAsia"/>
                <w:color w:val="000000" w:themeColor="text1"/>
                <w:sz w:val="16"/>
                <w:szCs w:val="16"/>
                <w:lang w:eastAsia="zh-HK"/>
              </w:rPr>
              <w:t xml:space="preserve"> -- </w:t>
            </w:r>
            <w:r>
              <w:rPr>
                <w:rFonts w:hint="eastAsia"/>
                <w:color w:val="000000" w:themeColor="text1"/>
                <w:sz w:val="16"/>
                <w:szCs w:val="16"/>
                <w:lang w:eastAsia="zh-HK"/>
              </w:rPr>
              <w:t>等待戶主輸入舊密碼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  <w:lang w:eastAsia="zh-HK"/>
              </w:rPr>
            </w:pPr>
            <w:r>
              <w:rPr>
                <w:rFonts w:hint="eastAsia"/>
                <w:color w:val="000000" w:themeColor="text1"/>
                <w:sz w:val="16"/>
                <w:szCs w:val="16"/>
                <w:lang w:eastAsia="zh-HK"/>
              </w:rPr>
              <w:t>0011</w:t>
            </w:r>
            <w:r>
              <w:rPr>
                <w:rFonts w:hint="eastAsia"/>
                <w:color w:val="000000" w:themeColor="text1"/>
                <w:sz w:val="16"/>
                <w:szCs w:val="16"/>
                <w:lang w:eastAsia="zh-HK"/>
              </w:rPr>
              <w:tab/>
            </w:r>
            <w:r>
              <w:rPr>
                <w:rFonts w:hint="eastAsia"/>
                <w:color w:val="000000" w:themeColor="text1"/>
                <w:sz w:val="16"/>
                <w:szCs w:val="16"/>
                <w:lang w:eastAsia="zh-HK"/>
              </w:rPr>
              <w:t>更改認証密碼</w:t>
            </w:r>
            <w:r>
              <w:rPr>
                <w:rFonts w:hint="eastAsia"/>
                <w:color w:val="000000" w:themeColor="text1"/>
                <w:sz w:val="16"/>
                <w:szCs w:val="16"/>
                <w:lang w:eastAsia="zh-HK"/>
              </w:rPr>
              <w:t xml:space="preserve"> -- </w:t>
            </w:r>
            <w:r>
              <w:rPr>
                <w:rFonts w:hint="eastAsia"/>
                <w:color w:val="000000" w:themeColor="text1"/>
                <w:sz w:val="16"/>
                <w:szCs w:val="16"/>
                <w:lang w:eastAsia="zh-HK"/>
              </w:rPr>
              <w:t>等待戶主輸入新密碼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  <w:lang w:eastAsia="zh-HK"/>
              </w:rPr>
            </w:pPr>
            <w:r>
              <w:rPr>
                <w:rFonts w:hint="eastAsia"/>
                <w:color w:val="000000" w:themeColor="text1"/>
                <w:sz w:val="16"/>
                <w:szCs w:val="16"/>
                <w:lang w:eastAsia="zh-HK"/>
              </w:rPr>
              <w:t>0012</w:t>
            </w:r>
            <w:r>
              <w:rPr>
                <w:rFonts w:hint="eastAsia"/>
                <w:color w:val="000000" w:themeColor="text1"/>
                <w:sz w:val="16"/>
                <w:szCs w:val="16"/>
                <w:lang w:eastAsia="zh-HK"/>
              </w:rPr>
              <w:tab/>
            </w:r>
            <w:r>
              <w:rPr>
                <w:rFonts w:hint="eastAsia"/>
                <w:color w:val="000000" w:themeColor="text1"/>
                <w:sz w:val="16"/>
                <w:szCs w:val="16"/>
                <w:lang w:eastAsia="zh-HK"/>
              </w:rPr>
              <w:t>更改認証密碼</w:t>
            </w:r>
            <w:r>
              <w:rPr>
                <w:rFonts w:hint="eastAsia"/>
                <w:color w:val="000000" w:themeColor="text1"/>
                <w:sz w:val="16"/>
                <w:szCs w:val="16"/>
                <w:lang w:eastAsia="zh-HK"/>
              </w:rPr>
              <w:t xml:space="preserve"> -- </w:t>
            </w:r>
            <w:r>
              <w:rPr>
                <w:rFonts w:hint="eastAsia"/>
                <w:color w:val="000000" w:themeColor="text1"/>
                <w:sz w:val="16"/>
                <w:szCs w:val="16"/>
                <w:lang w:eastAsia="zh-HK"/>
              </w:rPr>
              <w:t>舊密碼不正確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  <w:lang w:eastAsia="zh-HK"/>
              </w:rPr>
            </w:pPr>
            <w:r>
              <w:rPr>
                <w:rFonts w:hint="eastAsia"/>
                <w:color w:val="000000" w:themeColor="text1"/>
                <w:sz w:val="16"/>
                <w:szCs w:val="16"/>
                <w:lang w:eastAsia="zh-HK"/>
              </w:rPr>
              <w:t>0014</w:t>
            </w:r>
            <w:r>
              <w:rPr>
                <w:rFonts w:hint="eastAsia"/>
                <w:color w:val="000000" w:themeColor="text1"/>
                <w:sz w:val="16"/>
                <w:szCs w:val="16"/>
                <w:lang w:eastAsia="zh-HK"/>
              </w:rPr>
              <w:tab/>
            </w:r>
            <w:r>
              <w:rPr>
                <w:rFonts w:hint="eastAsia"/>
                <w:color w:val="000000" w:themeColor="text1"/>
                <w:sz w:val="16"/>
                <w:szCs w:val="16"/>
                <w:lang w:eastAsia="zh-HK"/>
              </w:rPr>
              <w:t>更改認証密碼</w:t>
            </w:r>
            <w:r>
              <w:rPr>
                <w:rFonts w:hint="eastAsia"/>
                <w:color w:val="000000" w:themeColor="text1"/>
                <w:sz w:val="16"/>
                <w:szCs w:val="16"/>
                <w:lang w:eastAsia="zh-HK"/>
              </w:rPr>
              <w:t xml:space="preserve"> -- </w:t>
            </w:r>
            <w:r>
              <w:rPr>
                <w:rFonts w:hint="eastAsia"/>
                <w:color w:val="000000" w:themeColor="text1"/>
                <w:sz w:val="16"/>
                <w:szCs w:val="16"/>
                <w:lang w:eastAsia="zh-HK"/>
              </w:rPr>
              <w:t>新密碼不正確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hint="eastAsia"/>
                <w:color w:val="000000" w:themeColor="text1"/>
                <w:sz w:val="16"/>
                <w:szCs w:val="16"/>
                <w:lang w:eastAsia="zh-HK"/>
              </w:rPr>
              <w:t>0015</w:t>
            </w:r>
            <w:r>
              <w:rPr>
                <w:rFonts w:hint="eastAsia"/>
                <w:color w:val="000000" w:themeColor="text1"/>
                <w:sz w:val="16"/>
                <w:szCs w:val="16"/>
                <w:lang w:eastAsia="zh-HK"/>
              </w:rPr>
              <w:tab/>
            </w:r>
            <w:r>
              <w:rPr>
                <w:rFonts w:hint="eastAsia"/>
                <w:color w:val="000000" w:themeColor="text1"/>
                <w:sz w:val="16"/>
                <w:szCs w:val="16"/>
                <w:lang w:eastAsia="zh-HK"/>
              </w:rPr>
              <w:t>更改認証密碼</w:t>
            </w:r>
            <w:r>
              <w:rPr>
                <w:rFonts w:hint="eastAsia"/>
                <w:color w:val="000000" w:themeColor="text1"/>
                <w:sz w:val="16"/>
                <w:szCs w:val="16"/>
                <w:lang w:eastAsia="zh-HK"/>
              </w:rPr>
              <w:t xml:space="preserve"> -- </w:t>
            </w:r>
            <w:r>
              <w:rPr>
                <w:rFonts w:hint="eastAsia"/>
                <w:color w:val="000000" w:themeColor="text1"/>
                <w:sz w:val="16"/>
                <w:szCs w:val="16"/>
                <w:lang w:eastAsia="zh-HK"/>
              </w:rPr>
              <w:t>更改成功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" w:author="Joseph Chan" w:date="2016-11-24T00:16:00Z"/>
                <w:color w:val="000000" w:themeColor="text1"/>
                <w:sz w:val="16"/>
                <w:szCs w:val="16"/>
                <w:lang w:eastAsia="zh-HK"/>
              </w:rPr>
            </w:pPr>
            <w:ins w:id="4" w:author="Joseph Chan" w:date="2016-11-24T00:54:00Z">
              <w:r>
                <w:rPr>
                  <w:rFonts w:hint="eastAsia"/>
                  <w:color w:val="000000" w:themeColor="text1"/>
                  <w:sz w:val="16"/>
                  <w:szCs w:val="16"/>
                  <w:lang w:eastAsia="zh-HK"/>
                </w:rPr>
                <w:t xml:space="preserve">CTC </w:t>
              </w:r>
              <w:r>
                <w:rPr>
                  <w:color w:val="000000" w:themeColor="text1"/>
                  <w:sz w:val="16"/>
                  <w:szCs w:val="16"/>
                  <w:lang w:eastAsia="zh-HK"/>
                </w:rPr>
                <w:t>Status Code</w:t>
              </w:r>
            </w:ins>
            <w:r>
              <w:rPr>
                <w:color w:val="000000" w:themeColor="text1"/>
                <w:sz w:val="16"/>
                <w:szCs w:val="16"/>
                <w:lang w:eastAsia="zh-HK"/>
              </w:rPr>
              <w:t>: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>
              <w:rPr>
                <w:rFonts w:hint="eastAsia"/>
                <w:color w:val="000000" w:themeColor="text1"/>
                <w:sz w:val="16"/>
                <w:szCs w:val="16"/>
              </w:rPr>
              <w:t xml:space="preserve">1000 </w:t>
            </w:r>
            <w:r>
              <w:rPr>
                <w:rFonts w:hint="eastAsia"/>
                <w:color w:val="000000" w:themeColor="text1"/>
                <w:sz w:val="16"/>
                <w:szCs w:val="16"/>
              </w:rPr>
              <w:t>–</w:t>
            </w:r>
            <w:r>
              <w:rPr>
                <w:rFonts w:hint="eastAsia"/>
                <w:color w:val="000000" w:themeColor="text1"/>
                <w:sz w:val="16"/>
                <w:szCs w:val="16"/>
              </w:rPr>
              <w:t xml:space="preserve"> Hangup </w:t>
            </w:r>
            <w:r>
              <w:rPr>
                <w:rFonts w:hint="eastAsia"/>
                <w:color w:val="000000" w:themeColor="text1"/>
                <w:sz w:val="16"/>
                <w:szCs w:val="16"/>
              </w:rPr>
              <w:t>掛線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>
              <w:rPr>
                <w:rFonts w:hint="eastAsia"/>
                <w:color w:val="000000" w:themeColor="text1"/>
                <w:sz w:val="16"/>
                <w:szCs w:val="16"/>
              </w:rPr>
              <w:t xml:space="preserve">1180 </w:t>
            </w:r>
            <w:r>
              <w:rPr>
                <w:rFonts w:hint="eastAsia"/>
                <w:color w:val="000000" w:themeColor="text1"/>
                <w:sz w:val="16"/>
                <w:szCs w:val="16"/>
              </w:rPr>
              <w:t>–</w:t>
            </w:r>
            <w:r>
              <w:rPr>
                <w:rFonts w:hint="eastAsia"/>
                <w:color w:val="000000" w:themeColor="text1"/>
                <w:sz w:val="16"/>
                <w:szCs w:val="16"/>
              </w:rPr>
              <w:t xml:space="preserve"> Ringing </w:t>
            </w:r>
            <w:r>
              <w:rPr>
                <w:rFonts w:hint="eastAsia"/>
                <w:color w:val="000000" w:themeColor="text1"/>
                <w:sz w:val="16"/>
                <w:szCs w:val="16"/>
              </w:rPr>
              <w:t>正在撥打</w:t>
            </w:r>
            <w:r>
              <w:rPr>
                <w:rFonts w:hint="eastAsia"/>
                <w:color w:val="000000" w:themeColor="text1"/>
                <w:sz w:val="16"/>
                <w:szCs w:val="16"/>
              </w:rPr>
              <w:t xml:space="preserve"> 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>
              <w:rPr>
                <w:rFonts w:hint="eastAsia"/>
                <w:color w:val="000000" w:themeColor="text1"/>
                <w:sz w:val="16"/>
                <w:szCs w:val="16"/>
              </w:rPr>
              <w:t>1</w:t>
            </w:r>
            <w:r>
              <w:rPr>
                <w:color w:val="000000" w:themeColor="text1"/>
                <w:sz w:val="16"/>
                <w:szCs w:val="16"/>
              </w:rPr>
              <w:t>20</w:t>
            </w:r>
            <w:r>
              <w:rPr>
                <w:rFonts w:hint="eastAsia"/>
                <w:color w:val="000000" w:themeColor="text1"/>
                <w:sz w:val="16"/>
                <w:szCs w:val="16"/>
              </w:rPr>
              <w:t xml:space="preserve">0 </w:t>
            </w:r>
            <w:r>
              <w:rPr>
                <w:rFonts w:hint="eastAsia"/>
                <w:color w:val="000000" w:themeColor="text1"/>
                <w:sz w:val="16"/>
                <w:szCs w:val="16"/>
              </w:rPr>
              <w:t>–</w:t>
            </w:r>
            <w:r>
              <w:rPr>
                <w:rFonts w:hint="eastAsia"/>
                <w:color w:val="000000" w:themeColor="text1"/>
                <w:sz w:val="16"/>
                <w:szCs w:val="16"/>
                <w:lang w:eastAsia="zh-HK"/>
              </w:rPr>
              <w:t xml:space="preserve"> </w:t>
            </w:r>
            <w:r>
              <w:rPr>
                <w:rFonts w:ascii="Consolas" w:hAnsi="Consolas" w:cs="Consolas"/>
                <w:color w:val="000000" w:themeColor="text1"/>
                <w:kern w:val="0"/>
                <w:sz w:val="16"/>
                <w:szCs w:val="16"/>
              </w:rPr>
              <w:t>已接通客戶</w:t>
            </w:r>
            <w:r>
              <w:rPr>
                <w:color w:val="000000" w:themeColor="text1"/>
                <w:sz w:val="16"/>
                <w:szCs w:val="16"/>
              </w:rPr>
              <w:t xml:space="preserve"> 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>
              <w:rPr>
                <w:rFonts w:hint="eastAsia"/>
                <w:color w:val="000000" w:themeColor="text1"/>
                <w:sz w:val="16"/>
                <w:szCs w:val="16"/>
              </w:rPr>
              <w:t xml:space="preserve">1403 </w:t>
            </w:r>
            <w:r>
              <w:rPr>
                <w:rFonts w:hint="eastAsia"/>
                <w:color w:val="000000" w:themeColor="text1"/>
                <w:sz w:val="16"/>
                <w:szCs w:val="16"/>
              </w:rPr>
              <w:t>–</w:t>
            </w:r>
            <w:r>
              <w:rPr>
                <w:rFonts w:hint="eastAsia"/>
                <w:color w:val="000000" w:themeColor="text1"/>
                <w:sz w:val="16"/>
                <w:szCs w:val="16"/>
              </w:rPr>
              <w:t xml:space="preserve"> Rejected </w:t>
            </w:r>
            <w:r>
              <w:rPr>
                <w:rFonts w:hint="eastAsia"/>
                <w:color w:val="000000" w:themeColor="text1"/>
                <w:sz w:val="16"/>
                <w:szCs w:val="16"/>
              </w:rPr>
              <w:t>致電被拒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>
              <w:rPr>
                <w:rFonts w:hint="eastAsia"/>
                <w:color w:val="000000" w:themeColor="text1"/>
                <w:sz w:val="16"/>
                <w:szCs w:val="16"/>
              </w:rPr>
              <w:t xml:space="preserve">1404 </w:t>
            </w:r>
            <w:r>
              <w:rPr>
                <w:rFonts w:hint="eastAsia"/>
                <w:color w:val="000000" w:themeColor="text1"/>
                <w:sz w:val="16"/>
                <w:szCs w:val="16"/>
              </w:rPr>
              <w:t>–</w:t>
            </w:r>
            <w:r>
              <w:rPr>
                <w:rFonts w:hint="eastAsia"/>
                <w:color w:val="000000" w:themeColor="text1"/>
                <w:sz w:val="16"/>
                <w:szCs w:val="16"/>
              </w:rPr>
              <w:t xml:space="preserve"> Invalid Number </w:t>
            </w:r>
            <w:r>
              <w:rPr>
                <w:rFonts w:hint="eastAsia"/>
                <w:color w:val="000000" w:themeColor="text1"/>
                <w:sz w:val="16"/>
                <w:szCs w:val="16"/>
              </w:rPr>
              <w:t>號碼不正確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>
              <w:rPr>
                <w:rFonts w:hint="eastAsia"/>
                <w:color w:val="000000" w:themeColor="text1"/>
                <w:sz w:val="16"/>
                <w:szCs w:val="16"/>
              </w:rPr>
              <w:t xml:space="preserve">1480 </w:t>
            </w:r>
            <w:r>
              <w:rPr>
                <w:rFonts w:hint="eastAsia"/>
                <w:color w:val="000000" w:themeColor="text1"/>
                <w:sz w:val="16"/>
                <w:szCs w:val="16"/>
              </w:rPr>
              <w:t>–</w:t>
            </w:r>
            <w:r>
              <w:rPr>
                <w:rFonts w:hint="eastAsia"/>
                <w:color w:val="000000" w:themeColor="text1"/>
                <w:sz w:val="16"/>
                <w:szCs w:val="16"/>
              </w:rPr>
              <w:t xml:space="preserve"> Unavailable </w:t>
            </w:r>
            <w:r>
              <w:rPr>
                <w:rFonts w:hint="eastAsia"/>
                <w:color w:val="000000" w:themeColor="text1"/>
                <w:sz w:val="16"/>
                <w:szCs w:val="16"/>
              </w:rPr>
              <w:t>暫時不可使用</w:t>
            </w:r>
            <w:r>
              <w:rPr>
                <w:rFonts w:hint="eastAsia"/>
                <w:color w:val="000000" w:themeColor="text1"/>
                <w:sz w:val="16"/>
                <w:szCs w:val="16"/>
              </w:rPr>
              <w:t xml:space="preserve"> 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>
              <w:rPr>
                <w:rFonts w:hint="eastAsia"/>
                <w:color w:val="000000" w:themeColor="text1"/>
                <w:sz w:val="16"/>
                <w:szCs w:val="16"/>
              </w:rPr>
              <w:t xml:space="preserve">1486 </w:t>
            </w:r>
            <w:r>
              <w:rPr>
                <w:rFonts w:hint="eastAsia"/>
                <w:color w:val="000000" w:themeColor="text1"/>
                <w:sz w:val="16"/>
                <w:szCs w:val="16"/>
              </w:rPr>
              <w:t>–</w:t>
            </w:r>
            <w:r>
              <w:rPr>
                <w:rFonts w:hint="eastAsia"/>
                <w:color w:val="000000" w:themeColor="text1"/>
                <w:sz w:val="16"/>
                <w:szCs w:val="16"/>
              </w:rPr>
              <w:t xml:space="preserve"> Busy </w:t>
            </w:r>
            <w:r>
              <w:rPr>
                <w:rFonts w:hint="eastAsia"/>
                <w:color w:val="000000" w:themeColor="text1"/>
                <w:sz w:val="16"/>
                <w:szCs w:val="16"/>
              </w:rPr>
              <w:t>忙線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>
              <w:rPr>
                <w:rFonts w:hint="eastAsia"/>
                <w:color w:val="000000" w:themeColor="text1"/>
                <w:sz w:val="16"/>
                <w:szCs w:val="16"/>
              </w:rPr>
              <w:t xml:space="preserve">1500 - Server Unavailable </w:t>
            </w:r>
            <w:r>
              <w:rPr>
                <w:rFonts w:hint="eastAsia"/>
                <w:color w:val="000000" w:themeColor="text1"/>
                <w:sz w:val="16"/>
                <w:szCs w:val="16"/>
              </w:rPr>
              <w:t>對方伺服器錯誤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>
              <w:rPr>
                <w:rFonts w:hint="eastAsia"/>
                <w:color w:val="000000" w:themeColor="text1"/>
                <w:sz w:val="16"/>
                <w:szCs w:val="16"/>
              </w:rPr>
              <w:t xml:space="preserve">2000 - </w:t>
            </w:r>
            <w:r>
              <w:rPr>
                <w:rFonts w:hint="eastAsia"/>
                <w:color w:val="000000" w:themeColor="text1"/>
                <w:sz w:val="16"/>
                <w:szCs w:val="16"/>
              </w:rPr>
              <w:t>戶主認証密碼輸入錯誤</w:t>
            </w:r>
            <w:r>
              <w:rPr>
                <w:rFonts w:hint="eastAsia"/>
                <w:color w:val="000000" w:themeColor="text1"/>
                <w:sz w:val="16"/>
                <w:szCs w:val="16"/>
              </w:rPr>
              <w:t>3</w:t>
            </w:r>
            <w:r>
              <w:rPr>
                <w:rFonts w:hint="eastAsia"/>
                <w:color w:val="000000" w:themeColor="text1"/>
                <w:sz w:val="16"/>
                <w:szCs w:val="16"/>
              </w:rPr>
              <w:t>次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000000" w:themeColor="text1"/>
                <w:kern w:val="0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2001</w:t>
            </w:r>
            <w:r>
              <w:rPr>
                <w:rFonts w:hint="eastAsia"/>
                <w:color w:val="000000" w:themeColor="text1"/>
                <w:sz w:val="16"/>
                <w:szCs w:val="16"/>
              </w:rPr>
              <w:t xml:space="preserve"> - </w:t>
            </w:r>
            <w:r>
              <w:rPr>
                <w:rFonts w:ascii="Consolas" w:hAnsi="Consolas" w:cs="Consolas"/>
                <w:color w:val="000000" w:themeColor="text1"/>
                <w:kern w:val="0"/>
                <w:sz w:val="16"/>
                <w:szCs w:val="16"/>
              </w:rPr>
              <w:t>戶主沒有按入</w:t>
            </w:r>
            <w:r>
              <w:rPr>
                <w:rFonts w:ascii="Consolas" w:hAnsi="Consolas" w:cs="Consolas"/>
                <w:color w:val="000000" w:themeColor="text1"/>
                <w:kern w:val="0"/>
                <w:sz w:val="16"/>
                <w:szCs w:val="16"/>
              </w:rPr>
              <w:t xml:space="preserve"> # </w:t>
            </w:r>
            <w:r>
              <w:rPr>
                <w:rFonts w:ascii="Consolas" w:hAnsi="Consolas" w:cs="Consolas"/>
                <w:color w:val="000000" w:themeColor="text1"/>
                <w:kern w:val="0"/>
                <w:sz w:val="16"/>
                <w:szCs w:val="16"/>
              </w:rPr>
              <w:t>號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000000" w:themeColor="text1"/>
                <w:kern w:val="0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2002</w:t>
            </w:r>
            <w:r>
              <w:rPr>
                <w:rFonts w:hint="eastAsia"/>
                <w:color w:val="000000" w:themeColor="text1"/>
                <w:sz w:val="16"/>
                <w:szCs w:val="16"/>
              </w:rPr>
              <w:t xml:space="preserve"> - </w:t>
            </w:r>
            <w:r>
              <w:rPr>
                <w:rFonts w:ascii="Consolas" w:hAnsi="Consolas" w:cs="Consolas"/>
                <w:color w:val="000000" w:themeColor="text1"/>
                <w:kern w:val="0"/>
                <w:sz w:val="16"/>
                <w:szCs w:val="16"/>
              </w:rPr>
              <w:t>戶主沒有輸入認証密碼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000000" w:themeColor="text1"/>
                <w:kern w:val="0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2003</w:t>
            </w:r>
            <w:r>
              <w:rPr>
                <w:rFonts w:hint="eastAsia"/>
                <w:color w:val="000000" w:themeColor="text1"/>
                <w:sz w:val="16"/>
                <w:szCs w:val="16"/>
              </w:rPr>
              <w:t xml:space="preserve"> - </w:t>
            </w:r>
            <w:r>
              <w:rPr>
                <w:rFonts w:ascii="Consolas" w:hAnsi="Consolas" w:cs="Consolas"/>
                <w:color w:val="000000" w:themeColor="text1"/>
                <w:kern w:val="0"/>
                <w:sz w:val="16"/>
                <w:szCs w:val="16"/>
              </w:rPr>
              <w:t>戶主按入了</w:t>
            </w:r>
            <w:r>
              <w:rPr>
                <w:rFonts w:ascii="Consolas" w:hAnsi="Consolas" w:cs="Consolas"/>
                <w:color w:val="000000" w:themeColor="text1"/>
                <w:kern w:val="0"/>
                <w:sz w:val="16"/>
                <w:szCs w:val="16"/>
              </w:rPr>
              <w:t xml:space="preserve"> * </w:t>
            </w:r>
            <w:r>
              <w:rPr>
                <w:rFonts w:ascii="Consolas" w:hAnsi="Consolas" w:cs="Consolas"/>
                <w:color w:val="000000" w:themeColor="text1"/>
                <w:kern w:val="0"/>
                <w:sz w:val="16"/>
                <w:szCs w:val="16"/>
              </w:rPr>
              <w:t>號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000000" w:themeColor="text1"/>
                <w:kern w:val="0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2004</w:t>
            </w:r>
            <w:r>
              <w:rPr>
                <w:rFonts w:hint="eastAsia"/>
                <w:color w:val="000000" w:themeColor="text1"/>
                <w:sz w:val="16"/>
                <w:szCs w:val="16"/>
              </w:rPr>
              <w:t xml:space="preserve"> - </w:t>
            </w:r>
            <w:r>
              <w:rPr>
                <w:rFonts w:ascii="Consolas" w:hAnsi="Consolas" w:cs="Consolas"/>
                <w:color w:val="000000" w:themeColor="text1"/>
                <w:kern w:val="0"/>
                <w:sz w:val="16"/>
                <w:szCs w:val="16"/>
              </w:rPr>
              <w:t>戶主按入認証密碼長度少於</w:t>
            </w:r>
            <w:r>
              <w:rPr>
                <w:rFonts w:ascii="Consolas" w:hAnsi="Consolas" w:cs="Consolas"/>
                <w:color w:val="000000" w:themeColor="text1"/>
                <w:kern w:val="0"/>
                <w:sz w:val="16"/>
                <w:szCs w:val="16"/>
              </w:rPr>
              <w:t>4</w:t>
            </w:r>
            <w:r>
              <w:rPr>
                <w:rFonts w:ascii="Consolas" w:hAnsi="Consolas" w:cs="Consolas"/>
                <w:color w:val="000000" w:themeColor="text1"/>
                <w:kern w:val="0"/>
                <w:sz w:val="16"/>
                <w:szCs w:val="16"/>
              </w:rPr>
              <w:t>個數字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000000" w:themeColor="text1"/>
                <w:kern w:val="0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2005</w:t>
            </w:r>
            <w:r>
              <w:rPr>
                <w:rFonts w:hint="eastAsia"/>
                <w:color w:val="000000" w:themeColor="text1"/>
                <w:sz w:val="16"/>
                <w:szCs w:val="16"/>
              </w:rPr>
              <w:t xml:space="preserve"> - </w:t>
            </w:r>
            <w:r>
              <w:rPr>
                <w:rFonts w:ascii="Consolas" w:hAnsi="Consolas" w:cs="Consolas"/>
                <w:color w:val="000000" w:themeColor="text1"/>
                <w:kern w:val="0"/>
                <w:sz w:val="16"/>
                <w:szCs w:val="16"/>
              </w:rPr>
              <w:t>戶主按入認証密碼長度大於</w:t>
            </w:r>
            <w:r>
              <w:rPr>
                <w:rFonts w:ascii="Consolas" w:hAnsi="Consolas" w:cs="Consolas"/>
                <w:color w:val="000000" w:themeColor="text1"/>
                <w:kern w:val="0"/>
                <w:sz w:val="16"/>
                <w:szCs w:val="16"/>
              </w:rPr>
              <w:t>6</w:t>
            </w:r>
            <w:r>
              <w:rPr>
                <w:rFonts w:ascii="Consolas" w:hAnsi="Consolas" w:cs="Consolas"/>
                <w:color w:val="000000" w:themeColor="text1"/>
                <w:kern w:val="0"/>
                <w:sz w:val="16"/>
                <w:szCs w:val="16"/>
              </w:rPr>
              <w:t>個數字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16"/>
                <w:szCs w:val="16"/>
              </w:rPr>
              <w:t>3001</w:t>
            </w:r>
            <w:r>
              <w:rPr>
                <w:rFonts w:hint="eastAsia"/>
                <w:color w:val="000000" w:themeColor="text1"/>
                <w:sz w:val="16"/>
                <w:szCs w:val="16"/>
              </w:rPr>
              <w:t xml:space="preserve"> - </w:t>
            </w:r>
            <w:r>
              <w:rPr>
                <w:rFonts w:ascii="Consolas" w:hAnsi="Consolas" w:cs="Consolas"/>
                <w:color w:val="000000" w:themeColor="text1"/>
                <w:kern w:val="0"/>
                <w:sz w:val="16"/>
                <w:szCs w:val="16"/>
              </w:rPr>
              <w:t>密碼輸入不相同</w:t>
            </w:r>
          </w:p>
        </w:tc>
      </w:tr>
      <w:tr w:rsidR="00C21EB7" w:rsidTr="00C21E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C21EB7" w:rsidRDefault="00526F51">
            <w:pPr>
              <w:rPr>
                <w:b w:val="0"/>
                <w:bCs w:val="0"/>
                <w:color w:val="000000" w:themeColor="text1"/>
              </w:rPr>
            </w:pPr>
            <w:r>
              <w:rPr>
                <w:color w:val="000000" w:themeColor="text1"/>
              </w:rPr>
              <w:t>pwd</w:t>
            </w:r>
          </w:p>
        </w:tc>
        <w:tc>
          <w:tcPr>
            <w:tcW w:w="165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eastAsia="zh-HK"/>
              </w:rPr>
            </w:pPr>
            <w:r>
              <w:rPr>
                <w:color w:val="000000" w:themeColor="text1"/>
                <w:lang w:eastAsia="zh-HK"/>
              </w:rPr>
              <w:t>string</w:t>
            </w:r>
          </w:p>
        </w:tc>
        <w:tc>
          <w:tcPr>
            <w:tcW w:w="43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eastAsia="zh-HK"/>
              </w:rPr>
            </w:pPr>
            <w:r>
              <w:rPr>
                <w:color w:val="000000" w:themeColor="text1"/>
                <w:lang w:eastAsia="zh-HK"/>
              </w:rPr>
              <w:t>“1234”</w:t>
            </w:r>
          </w:p>
        </w:tc>
        <w:tc>
          <w:tcPr>
            <w:tcW w:w="291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eastAsia="zh-HK"/>
              </w:rPr>
            </w:pPr>
            <w:r>
              <w:rPr>
                <w:color w:val="000000" w:themeColor="text1"/>
                <w:sz w:val="20"/>
                <w:szCs w:val="20"/>
                <w:lang w:eastAsia="zh-HK"/>
              </w:rPr>
              <w:t>Password checking when status is “0”</w:t>
            </w:r>
          </w:p>
        </w:tc>
      </w:tr>
      <w:tr w:rsidR="00C21EB7" w:rsidTr="00C21E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C21EB7" w:rsidRDefault="00526F51">
            <w:pPr>
              <w:rPr>
                <w:b w:val="0"/>
                <w:bCs w:val="0"/>
                <w:color w:val="000000" w:themeColor="text1"/>
              </w:rPr>
            </w:pPr>
            <w:r>
              <w:rPr>
                <w:color w:val="000000" w:themeColor="text1"/>
              </w:rPr>
              <w:t>guid</w:t>
            </w:r>
          </w:p>
        </w:tc>
        <w:tc>
          <w:tcPr>
            <w:tcW w:w="1653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eastAsia="zh-HK"/>
              </w:rPr>
            </w:pPr>
            <w:r>
              <w:rPr>
                <w:color w:val="000000" w:themeColor="text1"/>
                <w:lang w:eastAsia="zh-HK"/>
              </w:rPr>
              <w:t>string</w:t>
            </w:r>
          </w:p>
        </w:tc>
        <w:tc>
          <w:tcPr>
            <w:tcW w:w="4325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eastAsia="zh-HK"/>
              </w:rPr>
            </w:pPr>
            <w:r>
              <w:rPr>
                <w:color w:val="000000" w:themeColor="text1"/>
                <w:lang w:eastAsia="zh-HK"/>
              </w:rPr>
              <w:t>“30dee7d0-b89e-48e4-b058-e3cde782921a”</w:t>
            </w:r>
          </w:p>
        </w:tc>
        <w:tc>
          <w:tcPr>
            <w:tcW w:w="2919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eastAsia="zh-HK"/>
              </w:rPr>
            </w:pPr>
            <w:r>
              <w:rPr>
                <w:color w:val="000000" w:themeColor="text1"/>
                <w:sz w:val="20"/>
                <w:szCs w:val="20"/>
                <w:lang w:eastAsia="zh-HK"/>
              </w:rPr>
              <w:t>guid of the current action, defined in RollsMary</w:t>
            </w:r>
          </w:p>
        </w:tc>
      </w:tr>
      <w:tr w:rsidR="00C21EB7" w:rsidTr="00C21E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C21EB7" w:rsidRDefault="00526F51">
            <w:pPr>
              <w:rPr>
                <w:b w:val="0"/>
                <w:bCs w:val="0"/>
                <w:color w:val="000000" w:themeColor="text1"/>
              </w:rPr>
            </w:pPr>
            <w:r>
              <w:rPr>
                <w:color w:val="000000" w:themeColor="text1"/>
              </w:rPr>
              <w:t>ext</w:t>
            </w:r>
          </w:p>
        </w:tc>
        <w:tc>
          <w:tcPr>
            <w:tcW w:w="165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eastAsia="zh-HK"/>
              </w:rPr>
            </w:pPr>
            <w:r>
              <w:rPr>
                <w:color w:val="000000" w:themeColor="text1"/>
                <w:lang w:eastAsia="zh-HK"/>
              </w:rPr>
              <w:t>string</w:t>
            </w:r>
          </w:p>
        </w:tc>
        <w:tc>
          <w:tcPr>
            <w:tcW w:w="43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eastAsia="zh-HK"/>
              </w:rPr>
            </w:pPr>
            <w:r>
              <w:rPr>
                <w:color w:val="000000" w:themeColor="text1"/>
                <w:lang w:eastAsia="zh-HK"/>
              </w:rPr>
              <w:t>“112”</w:t>
            </w:r>
          </w:p>
        </w:tc>
        <w:tc>
          <w:tcPr>
            <w:tcW w:w="291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eastAsia="zh-HK"/>
              </w:rPr>
            </w:pPr>
            <w:r>
              <w:rPr>
                <w:color w:val="000000" w:themeColor="text1"/>
                <w:sz w:val="20"/>
                <w:szCs w:val="20"/>
                <w:lang w:eastAsia="zh-HK"/>
              </w:rPr>
              <w:t>Cisco phone extension</w:t>
            </w:r>
          </w:p>
        </w:tc>
      </w:tr>
      <w:tr w:rsidR="00C21EB7" w:rsidTr="00C21E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C21EB7" w:rsidRDefault="00526F51">
            <w:pPr>
              <w:rPr>
                <w:b w:val="0"/>
                <w:bCs w:val="0"/>
                <w:color w:val="000000" w:themeColor="text1"/>
              </w:rPr>
            </w:pPr>
            <w:r>
              <w:rPr>
                <w:color w:val="000000" w:themeColor="text1"/>
              </w:rPr>
              <w:t>type</w:t>
            </w:r>
          </w:p>
        </w:tc>
        <w:tc>
          <w:tcPr>
            <w:tcW w:w="1653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string</w:t>
            </w:r>
          </w:p>
        </w:tc>
        <w:tc>
          <w:tcPr>
            <w:tcW w:w="4325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“IVR”</w:t>
            </w:r>
            <w:r>
              <w:rPr>
                <w:rFonts w:hint="eastAsia"/>
                <w:color w:val="000000" w:themeColor="text1"/>
              </w:rPr>
              <w:t xml:space="preserve"> - </w:t>
            </w:r>
            <w:r>
              <w:rPr>
                <w:color w:val="000000" w:themeColor="text1"/>
              </w:rPr>
              <w:t xml:space="preserve">IVR update status 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“CTC”</w:t>
            </w:r>
            <w:r>
              <w:rPr>
                <w:rFonts w:hint="eastAsia"/>
                <w:color w:val="000000" w:themeColor="text1"/>
              </w:rPr>
              <w:t xml:space="preserve"> - </w:t>
            </w:r>
            <w:r>
              <w:rPr>
                <w:color w:val="000000" w:themeColor="text1"/>
              </w:rPr>
              <w:t>click to call update status</w:t>
            </w:r>
          </w:p>
        </w:tc>
        <w:tc>
          <w:tcPr>
            <w:tcW w:w="2919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Type of the status</w:t>
            </w:r>
          </w:p>
        </w:tc>
      </w:tr>
      <w:tr w:rsidR="00C21EB7" w:rsidTr="00C21E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C21EB7" w:rsidRDefault="00526F51">
            <w:pPr>
              <w:rPr>
                <w:b w:val="0"/>
                <w:bCs w:val="0"/>
                <w:color w:val="000000" w:themeColor="text1"/>
              </w:rPr>
            </w:pPr>
            <w:r>
              <w:rPr>
                <w:color w:val="000000" w:themeColor="text1"/>
              </w:rPr>
              <w:t>datetime</w:t>
            </w:r>
          </w:p>
        </w:tc>
        <w:tc>
          <w:tcPr>
            <w:tcW w:w="165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eastAsia="zh-HK"/>
              </w:rPr>
            </w:pPr>
            <w:r>
              <w:rPr>
                <w:color w:val="000000" w:themeColor="text1"/>
              </w:rPr>
              <w:t>string</w:t>
            </w:r>
          </w:p>
        </w:tc>
        <w:tc>
          <w:tcPr>
            <w:tcW w:w="43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“2016-11-31 12:59:59”</w:t>
            </w:r>
          </w:p>
        </w:tc>
        <w:tc>
          <w:tcPr>
            <w:tcW w:w="291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Time when status updated </w:t>
            </w:r>
          </w:p>
        </w:tc>
      </w:tr>
      <w:tr w:rsidR="00C21EB7" w:rsidTr="00C21E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C21EB7" w:rsidRDefault="00526F51">
            <w:pPr>
              <w:rPr>
                <w:b w:val="0"/>
                <w:bCs w:val="0"/>
                <w:color w:val="000000" w:themeColor="text1"/>
                <w:lang w:eastAsia="zh-HK"/>
              </w:rPr>
            </w:pPr>
            <w:r>
              <w:rPr>
                <w:color w:val="000000" w:themeColor="text1"/>
                <w:lang w:eastAsia="zh-HK"/>
              </w:rPr>
              <w:t>l</w:t>
            </w:r>
            <w:r>
              <w:rPr>
                <w:rFonts w:hint="eastAsia"/>
                <w:color w:val="000000" w:themeColor="text1"/>
                <w:lang w:eastAsia="zh-HK"/>
              </w:rPr>
              <w:t>icense_</w:t>
            </w:r>
            <w:r>
              <w:rPr>
                <w:color w:val="000000" w:themeColor="text1"/>
                <w:lang w:eastAsia="zh-HK"/>
              </w:rPr>
              <w:t>key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eastAsia="zh-HK"/>
              </w:rPr>
            </w:pPr>
            <w:r>
              <w:rPr>
                <w:color w:val="000000" w:themeColor="text1"/>
                <w:lang w:eastAsia="zh-HK"/>
              </w:rPr>
              <w:t>S</w:t>
            </w:r>
            <w:r>
              <w:rPr>
                <w:rFonts w:hint="eastAsia"/>
                <w:color w:val="000000" w:themeColor="text1"/>
                <w:lang w:eastAsia="zh-HK"/>
              </w:rPr>
              <w:t>tring</w:t>
            </w:r>
          </w:p>
        </w:tc>
        <w:tc>
          <w:tcPr>
            <w:tcW w:w="4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78b42377-3dde-4634-9e49-e2a2e02ab311</w:t>
            </w:r>
          </w:p>
        </w:tc>
        <w:tc>
          <w:tcPr>
            <w:tcW w:w="29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eastAsia="zh-HK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  <w:lang w:eastAsia="zh-HK"/>
              </w:rPr>
              <w:t>License Key</w:t>
            </w:r>
          </w:p>
        </w:tc>
      </w:tr>
      <w:tr w:rsidR="00C21EB7" w:rsidTr="00C21EB7">
        <w:trPr>
          <w:ins w:id="5" w:author="Joseph Chan" w:date="2016-11-24T00:5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C21EB7" w:rsidRDefault="00526F51">
            <w:pPr>
              <w:rPr>
                <w:b w:val="0"/>
                <w:bCs w:val="0"/>
                <w:color w:val="auto"/>
              </w:rPr>
            </w:pPr>
            <w:r>
              <w:rPr>
                <w:color w:val="auto"/>
              </w:rPr>
              <w:t>duration</w:t>
            </w:r>
          </w:p>
        </w:tc>
        <w:tc>
          <w:tcPr>
            <w:tcW w:w="165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String</w:t>
            </w:r>
          </w:p>
        </w:tc>
        <w:tc>
          <w:tcPr>
            <w:tcW w:w="43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“50”</w:t>
            </w:r>
          </w:p>
        </w:tc>
        <w:tc>
          <w:tcPr>
            <w:tcW w:w="291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Call duration in second</w:t>
            </w:r>
          </w:p>
        </w:tc>
      </w:tr>
    </w:tbl>
    <w:p w:rsidR="00C21EB7" w:rsidRDefault="00C21EB7">
      <w:pPr>
        <w:rPr>
          <w:rStyle w:val="TitleChar"/>
          <w:sz w:val="24"/>
          <w:szCs w:val="24"/>
        </w:rPr>
      </w:pPr>
    </w:p>
    <w:p w:rsidR="00C21EB7" w:rsidRDefault="00526F51">
      <w:pPr>
        <w:pStyle w:val="Heading3"/>
        <w:rPr>
          <w:rStyle w:val="TitleChar"/>
          <w:sz w:val="24"/>
          <w:szCs w:val="24"/>
        </w:rPr>
      </w:pPr>
      <w:r>
        <w:rPr>
          <w:rStyle w:val="TitleChar"/>
          <w:sz w:val="24"/>
          <w:szCs w:val="24"/>
        </w:rPr>
        <w:br w:type="page"/>
        <w:t>2.2.3.</w:t>
      </w:r>
      <w:r>
        <w:rPr>
          <w:rStyle w:val="TitleChar"/>
          <w:rFonts w:hint="eastAsia"/>
          <w:sz w:val="24"/>
          <w:szCs w:val="24"/>
        </w:rPr>
        <w:t>Return Data</w:t>
      </w:r>
    </w:p>
    <w:tbl>
      <w:tblPr>
        <w:tblStyle w:val="LightShading-Accent5"/>
        <w:tblW w:w="10682" w:type="dxa"/>
        <w:tblLayout w:type="fixed"/>
        <w:tblLook w:val="04A0" w:firstRow="1" w:lastRow="0" w:firstColumn="1" w:lastColumn="0" w:noHBand="0" w:noVBand="1"/>
      </w:tblPr>
      <w:tblGrid>
        <w:gridCol w:w="2544"/>
        <w:gridCol w:w="2788"/>
        <w:gridCol w:w="5350"/>
      </w:tblGrid>
      <w:tr w:rsidR="00C21EB7" w:rsidTr="00C21E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4" w:type="dxa"/>
            <w:tcBorders>
              <w:top w:val="single" w:sz="4" w:space="0" w:color="auto"/>
              <w:bottom w:val="nil"/>
            </w:tcBorders>
            <w:shd w:val="clear" w:color="auto" w:fill="5160CB"/>
          </w:tcPr>
          <w:p w:rsidR="00C21EB7" w:rsidRDefault="00526F51">
            <w:pPr>
              <w:rPr>
                <w:b w:val="0"/>
                <w:bCs w:val="0"/>
                <w:color w:val="FFFFFF" w:themeColor="background1"/>
                <w:sz w:val="28"/>
                <w:szCs w:val="28"/>
              </w:rPr>
            </w:pPr>
            <w:r>
              <w:rPr>
                <w:rFonts w:hint="eastAsia"/>
                <w:color w:val="FFFFFF" w:themeColor="background1"/>
                <w:sz w:val="28"/>
                <w:szCs w:val="28"/>
              </w:rPr>
              <w:t>Name (</w:t>
            </w:r>
            <w:r>
              <w:rPr>
                <w:color w:val="FFFFFF" w:themeColor="background1"/>
                <w:sz w:val="28"/>
                <w:szCs w:val="28"/>
              </w:rPr>
              <w:t>c</w:t>
            </w:r>
            <w:r>
              <w:rPr>
                <w:rFonts w:hint="eastAsia"/>
                <w:color w:val="FFFFFF" w:themeColor="background1"/>
                <w:sz w:val="28"/>
                <w:szCs w:val="28"/>
              </w:rPr>
              <w:t xml:space="preserve">ase </w:t>
            </w:r>
            <w:r>
              <w:rPr>
                <w:color w:val="FFFFFF" w:themeColor="background1"/>
                <w:sz w:val="28"/>
                <w:szCs w:val="28"/>
              </w:rPr>
              <w:t>s</w:t>
            </w:r>
            <w:r>
              <w:rPr>
                <w:rFonts w:hint="eastAsia"/>
                <w:color w:val="FFFFFF" w:themeColor="background1"/>
                <w:sz w:val="28"/>
                <w:szCs w:val="28"/>
              </w:rPr>
              <w:t>ensitive)</w:t>
            </w:r>
          </w:p>
        </w:tc>
        <w:tc>
          <w:tcPr>
            <w:tcW w:w="2788" w:type="dxa"/>
            <w:tcBorders>
              <w:top w:val="single" w:sz="4" w:space="0" w:color="auto"/>
              <w:bottom w:val="nil"/>
            </w:tcBorders>
            <w:shd w:val="clear" w:color="auto" w:fill="5160CB"/>
          </w:tcPr>
          <w:p w:rsidR="00C21EB7" w:rsidRDefault="00526F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  <w:sz w:val="28"/>
                <w:szCs w:val="28"/>
              </w:rPr>
            </w:pPr>
            <w:r>
              <w:rPr>
                <w:color w:val="FFFFFF" w:themeColor="background1"/>
                <w:sz w:val="28"/>
                <w:szCs w:val="28"/>
              </w:rPr>
              <w:t xml:space="preserve">Example </w:t>
            </w:r>
            <w:r>
              <w:rPr>
                <w:rFonts w:hint="eastAsia"/>
                <w:color w:val="FFFFFF" w:themeColor="background1"/>
                <w:sz w:val="28"/>
                <w:szCs w:val="28"/>
              </w:rPr>
              <w:t>Value(</w:t>
            </w:r>
            <w:r>
              <w:rPr>
                <w:color w:val="FFFFFF" w:themeColor="background1"/>
                <w:sz w:val="28"/>
                <w:szCs w:val="28"/>
              </w:rPr>
              <w:t>c</w:t>
            </w:r>
            <w:r>
              <w:rPr>
                <w:rFonts w:hint="eastAsia"/>
                <w:color w:val="FFFFFF" w:themeColor="background1"/>
                <w:sz w:val="28"/>
                <w:szCs w:val="28"/>
              </w:rPr>
              <w:t xml:space="preserve">ase </w:t>
            </w:r>
            <w:r>
              <w:rPr>
                <w:color w:val="FFFFFF" w:themeColor="background1"/>
                <w:sz w:val="28"/>
                <w:szCs w:val="28"/>
              </w:rPr>
              <w:t>s</w:t>
            </w:r>
            <w:r>
              <w:rPr>
                <w:rFonts w:hint="eastAsia"/>
                <w:color w:val="FFFFFF" w:themeColor="background1"/>
                <w:sz w:val="28"/>
                <w:szCs w:val="28"/>
              </w:rPr>
              <w:t>ensitive)</w:t>
            </w:r>
          </w:p>
        </w:tc>
        <w:tc>
          <w:tcPr>
            <w:tcW w:w="5350" w:type="dxa"/>
            <w:tcBorders>
              <w:top w:val="single" w:sz="4" w:space="0" w:color="auto"/>
              <w:bottom w:val="nil"/>
            </w:tcBorders>
            <w:shd w:val="clear" w:color="auto" w:fill="5160CB"/>
          </w:tcPr>
          <w:p w:rsidR="00C21EB7" w:rsidRDefault="00526F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  <w:sz w:val="28"/>
                <w:szCs w:val="28"/>
              </w:rPr>
            </w:pPr>
            <w:r>
              <w:rPr>
                <w:rFonts w:hint="eastAsia"/>
                <w:color w:val="FFFFFF" w:themeColor="background1"/>
                <w:sz w:val="28"/>
                <w:szCs w:val="28"/>
              </w:rPr>
              <w:t>Remark</w:t>
            </w:r>
            <w:r>
              <w:rPr>
                <w:color w:val="FFFFFF" w:themeColor="background1"/>
                <w:sz w:val="28"/>
                <w:szCs w:val="28"/>
              </w:rPr>
              <w:t>s</w:t>
            </w:r>
          </w:p>
        </w:tc>
      </w:tr>
      <w:tr w:rsidR="00C21EB7" w:rsidTr="00C21E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C21EB7" w:rsidRDefault="00526F51">
            <w:pPr>
              <w:rPr>
                <w:b w:val="0"/>
                <w:bCs w:val="0"/>
                <w:color w:val="000000" w:themeColor="text1"/>
              </w:rPr>
            </w:pPr>
            <w:r>
              <w:rPr>
                <w:color w:val="000000" w:themeColor="text1"/>
              </w:rPr>
              <w:t>result</w:t>
            </w:r>
          </w:p>
        </w:tc>
        <w:tc>
          <w:tcPr>
            <w:tcW w:w="2788" w:type="dxa"/>
            <w:tcBorders>
              <w:top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“6”</w:t>
            </w:r>
          </w:p>
        </w:tc>
        <w:tc>
          <w:tcPr>
            <w:tcW w:w="5350" w:type="dxa"/>
            <w:tcBorders>
              <w:top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eastAsia="zh-HK"/>
              </w:rPr>
            </w:pPr>
            <w:r>
              <w:rPr>
                <w:color w:val="000000" w:themeColor="text1"/>
                <w:sz w:val="20"/>
                <w:szCs w:val="20"/>
                <w:lang w:eastAsia="zh-HK"/>
              </w:rPr>
              <w:t>0</w:t>
            </w:r>
            <w:r>
              <w:rPr>
                <w:rFonts w:hint="eastAsia"/>
                <w:color w:val="000000" w:themeColor="text1"/>
                <w:sz w:val="20"/>
                <w:szCs w:val="20"/>
                <w:lang w:eastAsia="zh-HK"/>
              </w:rPr>
              <w:t>待</w:t>
            </w:r>
            <w:r>
              <w:rPr>
                <w:color w:val="000000" w:themeColor="text1"/>
                <w:sz w:val="20"/>
                <w:szCs w:val="20"/>
                <w:lang w:eastAsia="zh-HK"/>
              </w:rPr>
              <w:t>Cisco client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輸入</w:t>
            </w:r>
            <w:r>
              <w:rPr>
                <w:rFonts w:hint="eastAsia"/>
                <w:color w:val="000000" w:themeColor="text1"/>
                <w:sz w:val="20"/>
                <w:szCs w:val="20"/>
                <w:lang w:eastAsia="zh-HK"/>
              </w:rPr>
              <w:t>密碼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eastAsia="zh-HK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  <w:lang w:eastAsia="zh-HK"/>
              </w:rPr>
              <w:t xml:space="preserve">6 </w:t>
            </w:r>
            <w:r>
              <w:rPr>
                <w:rFonts w:hint="eastAsia"/>
                <w:color w:val="000000" w:themeColor="text1"/>
                <w:sz w:val="20"/>
                <w:szCs w:val="20"/>
                <w:lang w:eastAsia="zh-HK"/>
              </w:rPr>
              <w:t>客人輸入密碼核實不正確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  <w:lang w:eastAsia="zh-HK"/>
              </w:rPr>
              <w:t xml:space="preserve">7 </w:t>
            </w:r>
            <w:r>
              <w:rPr>
                <w:rFonts w:hint="eastAsia"/>
                <w:color w:val="000000" w:themeColor="text1"/>
                <w:sz w:val="20"/>
                <w:szCs w:val="20"/>
                <w:lang w:eastAsia="zh-HK"/>
              </w:rPr>
              <w:t>客人輸入密碼核實正確</w:t>
            </w:r>
            <w:r>
              <w:rPr>
                <w:rFonts w:hint="eastAsia"/>
                <w:color w:val="000000" w:themeColor="text1"/>
                <w:sz w:val="20"/>
                <w:szCs w:val="20"/>
                <w:lang w:eastAsia="zh-HK"/>
              </w:rPr>
              <w:t xml:space="preserve">  </w:t>
            </w:r>
          </w:p>
        </w:tc>
      </w:tr>
      <w:tr w:rsidR="00C21EB7" w:rsidTr="00C21E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C21EB7" w:rsidRDefault="00526F51">
            <w:pPr>
              <w:rPr>
                <w:b w:val="0"/>
                <w:bCs w:val="0"/>
                <w:color w:val="000000" w:themeColor="text1"/>
              </w:rPr>
            </w:pPr>
            <w:r>
              <w:rPr>
                <w:color w:val="000000" w:themeColor="text1"/>
              </w:rPr>
              <w:t>code</w:t>
            </w:r>
          </w:p>
        </w:tc>
        <w:tc>
          <w:tcPr>
            <w:tcW w:w="278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“</w:t>
            </w:r>
            <w:r>
              <w:rPr>
                <w:rFonts w:hint="eastAsia"/>
                <w:color w:val="000000" w:themeColor="text1"/>
              </w:rPr>
              <w:t>0</w:t>
            </w:r>
            <w:r>
              <w:rPr>
                <w:color w:val="000000" w:themeColor="text1"/>
              </w:rPr>
              <w:t>”</w:t>
            </w:r>
            <w:r>
              <w:rPr>
                <w:rFonts w:hint="eastAsia"/>
                <w:color w:val="000000" w:themeColor="text1"/>
              </w:rPr>
              <w:t xml:space="preserve">, </w:t>
            </w:r>
            <w:r>
              <w:rPr>
                <w:color w:val="000000" w:themeColor="text1"/>
              </w:rPr>
              <w:t>“</w:t>
            </w:r>
            <w:r>
              <w:rPr>
                <w:rFonts w:hint="eastAsia"/>
                <w:color w:val="000000" w:themeColor="text1"/>
              </w:rPr>
              <w:t>50001</w:t>
            </w:r>
            <w:r>
              <w:rPr>
                <w:color w:val="000000" w:themeColor="text1"/>
              </w:rPr>
              <w:t>”</w:t>
            </w:r>
          </w:p>
        </w:tc>
        <w:tc>
          <w:tcPr>
            <w:tcW w:w="5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Result corresponding code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case(s): </w:t>
            </w:r>
          </w:p>
          <w:p w:rsidR="00C21EB7" w:rsidRDefault="00526F51">
            <w:pPr>
              <w:tabs>
                <w:tab w:val="right" w:pos="513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“0” 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--</w:t>
            </w:r>
            <w:r>
              <w:rPr>
                <w:color w:val="000000" w:themeColor="text1"/>
                <w:sz w:val="20"/>
                <w:szCs w:val="20"/>
              </w:rPr>
              <w:t xml:space="preserve"> Success</w:t>
            </w:r>
            <w:r>
              <w:rPr>
                <w:color w:val="000000" w:themeColor="text1"/>
                <w:sz w:val="20"/>
                <w:szCs w:val="20"/>
              </w:rPr>
              <w:tab/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 xml:space="preserve">&gt; </w:t>
            </w:r>
            <w:r>
              <w:rPr>
                <w:color w:val="000000" w:themeColor="text1"/>
                <w:sz w:val="20"/>
                <w:szCs w:val="20"/>
              </w:rPr>
              <w:t>“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0</w:t>
            </w:r>
            <w:r>
              <w:rPr>
                <w:color w:val="000000" w:themeColor="text1"/>
                <w:sz w:val="20"/>
                <w:szCs w:val="20"/>
              </w:rPr>
              <w:t xml:space="preserve">” – 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F</w:t>
            </w:r>
            <w:r>
              <w:rPr>
                <w:color w:val="000000" w:themeColor="text1"/>
                <w:sz w:val="20"/>
                <w:szCs w:val="20"/>
              </w:rPr>
              <w:t>ail</w:t>
            </w:r>
          </w:p>
        </w:tc>
      </w:tr>
      <w:tr w:rsidR="00C21EB7" w:rsidTr="00C21E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C21EB7" w:rsidRDefault="00526F51">
            <w:pPr>
              <w:rPr>
                <w:b w:val="0"/>
                <w:bCs w:val="0"/>
                <w:color w:val="000000" w:themeColor="text1"/>
              </w:rPr>
            </w:pPr>
            <w:r>
              <w:rPr>
                <w:color w:val="000000" w:themeColor="text1"/>
              </w:rPr>
              <w:t>msg</w:t>
            </w:r>
          </w:p>
        </w:tc>
        <w:tc>
          <w:tcPr>
            <w:tcW w:w="2788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</w:t>
            </w:r>
            <w:r>
              <w:rPr>
                <w:rFonts w:hint="eastAsia"/>
                <w:color w:val="000000" w:themeColor="text1"/>
              </w:rPr>
              <w:t xml:space="preserve">.g. </w:t>
            </w:r>
            <w:r>
              <w:rPr>
                <w:color w:val="000000" w:themeColor="text1"/>
              </w:rPr>
              <w:t>“”</w:t>
            </w:r>
            <w:r>
              <w:rPr>
                <w:rFonts w:hint="eastAsia"/>
                <w:color w:val="000000" w:themeColor="text1"/>
              </w:rPr>
              <w:t>,</w:t>
            </w:r>
            <w:r>
              <w:rPr>
                <w:color w:val="000000" w:themeColor="text1"/>
              </w:rPr>
              <w:t xml:space="preserve"> “Invalid Parameter(s)”</w:t>
            </w:r>
          </w:p>
        </w:tc>
        <w:tc>
          <w:tcPr>
            <w:tcW w:w="5350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Result corresponding message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Case(s): 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“” -- Success ”</w:t>
            </w:r>
          </w:p>
        </w:tc>
      </w:tr>
    </w:tbl>
    <w:p w:rsidR="00C21EB7" w:rsidRDefault="00C21EB7"/>
    <w:p w:rsidR="00C21EB7" w:rsidRDefault="00526F51">
      <w:pPr>
        <w:pStyle w:val="Heading2"/>
        <w:rPr>
          <w:rStyle w:val="TitleChar"/>
          <w:sz w:val="28"/>
          <w:szCs w:val="28"/>
        </w:rPr>
      </w:pPr>
      <w:r>
        <w:rPr>
          <w:rStyle w:val="TitleChar"/>
          <w:sz w:val="28"/>
          <w:szCs w:val="28"/>
        </w:rPr>
        <w:t>2.3. Get Action History</w:t>
      </w:r>
    </w:p>
    <w:p w:rsidR="00C21EB7" w:rsidRDefault="00526F51">
      <w:pPr>
        <w:rPr>
          <w:rStyle w:val="TitleChar"/>
          <w:rFonts w:eastAsiaTheme="minorEastAsia"/>
          <w:sz w:val="28"/>
          <w:szCs w:val="28"/>
        </w:rPr>
      </w:pPr>
      <w:r>
        <w:rPr>
          <w:rFonts w:ascii="Arial" w:hAnsi="Arial" w:cs="Arial"/>
          <w:color w:val="000000"/>
          <w:kern w:val="0"/>
          <w:sz w:val="22"/>
        </w:rPr>
        <w:t>Get cisco action history</w:t>
      </w:r>
      <w:r>
        <w:rPr>
          <w:rFonts w:ascii="Arial" w:hAnsi="Arial" w:cs="Arial" w:hint="eastAsia"/>
          <w:color w:val="000000"/>
          <w:kern w:val="0"/>
          <w:sz w:val="22"/>
        </w:rPr>
        <w:t>.</w:t>
      </w:r>
    </w:p>
    <w:p w:rsidR="00C21EB7" w:rsidRDefault="00C21EB7">
      <w:pPr>
        <w:rPr>
          <w:rStyle w:val="TitleChar"/>
          <w:sz w:val="28"/>
          <w:szCs w:val="28"/>
        </w:rPr>
      </w:pPr>
    </w:p>
    <w:p w:rsidR="00C21EB7" w:rsidRDefault="00526F51">
      <w:pPr>
        <w:pStyle w:val="Heading3"/>
        <w:rPr>
          <w:rFonts w:ascii="Arial" w:hAnsi="Arial" w:cs="Arial"/>
          <w:shd w:val="clear" w:color="auto" w:fill="FFFFFF"/>
        </w:rPr>
      </w:pPr>
      <w:r>
        <w:rPr>
          <w:rStyle w:val="TitleChar"/>
          <w:sz w:val="24"/>
          <w:szCs w:val="24"/>
        </w:rPr>
        <w:t>2.3.1. URL format</w:t>
      </w:r>
    </w:p>
    <w:p w:rsidR="00C21EB7" w:rsidRDefault="00526F51">
      <w:pPr>
        <w:rPr>
          <w:rFonts w:ascii="Arial" w:hAnsi="Arial" w:cs="Arial"/>
          <w:sz w:val="22"/>
          <w:shd w:val="clear" w:color="auto" w:fill="FFFFFF"/>
        </w:rPr>
      </w:pPr>
      <w:r>
        <w:rPr>
          <w:rFonts w:ascii="Arial" w:hAnsi="Arial" w:cs="Arial"/>
          <w:sz w:val="22"/>
          <w:shd w:val="clear" w:color="auto" w:fill="FFFFFF"/>
        </w:rPr>
        <w:t>{API_Service_URL}/V1/cisco_action_history</w:t>
      </w:r>
    </w:p>
    <w:p w:rsidR="00C21EB7" w:rsidRDefault="00C21EB7">
      <w:pPr>
        <w:rPr>
          <w:sz w:val="22"/>
        </w:rPr>
      </w:pPr>
    </w:p>
    <w:p w:rsidR="00C21EB7" w:rsidRDefault="00526F51">
      <w:pPr>
        <w:pStyle w:val="Heading3"/>
        <w:rPr>
          <w:rFonts w:ascii="Arial" w:hAnsi="Arial" w:cs="Arial"/>
          <w:shd w:val="clear" w:color="auto" w:fill="FFFFFF"/>
        </w:rPr>
      </w:pPr>
      <w:r>
        <w:rPr>
          <w:rStyle w:val="TitleChar"/>
          <w:sz w:val="24"/>
          <w:szCs w:val="24"/>
        </w:rPr>
        <w:t>2.3.2.Paramters</w:t>
      </w:r>
    </w:p>
    <w:tbl>
      <w:tblPr>
        <w:tblStyle w:val="LightShading-Accent3"/>
        <w:tblW w:w="10682" w:type="dxa"/>
        <w:tblBorders>
          <w:top w:val="none" w:sz="0" w:space="0" w:color="auto"/>
          <w:bottom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3"/>
        <w:gridCol w:w="1679"/>
        <w:gridCol w:w="4706"/>
        <w:gridCol w:w="2494"/>
      </w:tblGrid>
      <w:tr w:rsidR="00C21EB7" w:rsidTr="00C21E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tcBorders>
              <w:top w:val="single" w:sz="4" w:space="0" w:color="auto"/>
              <w:bottom w:val="single" w:sz="4" w:space="0" w:color="auto"/>
            </w:tcBorders>
            <w:shd w:val="clear" w:color="auto" w:fill="5160CB"/>
          </w:tcPr>
          <w:p w:rsidR="00C21EB7" w:rsidRDefault="00526F51">
            <w:pPr>
              <w:rPr>
                <w:b w:val="0"/>
                <w:bCs w:val="0"/>
                <w:color w:val="FFFFFF" w:themeColor="background1"/>
                <w:sz w:val="28"/>
                <w:szCs w:val="28"/>
              </w:rPr>
            </w:pPr>
            <w:r>
              <w:rPr>
                <w:rFonts w:hint="eastAsia"/>
                <w:color w:val="FFFFFF" w:themeColor="background1"/>
                <w:sz w:val="28"/>
                <w:szCs w:val="28"/>
              </w:rPr>
              <w:t>Name (</w:t>
            </w:r>
            <w:r>
              <w:rPr>
                <w:color w:val="FFFFFF" w:themeColor="background1"/>
                <w:sz w:val="28"/>
                <w:szCs w:val="28"/>
              </w:rPr>
              <w:t>c</w:t>
            </w:r>
            <w:r>
              <w:rPr>
                <w:rFonts w:hint="eastAsia"/>
                <w:color w:val="FFFFFF" w:themeColor="background1"/>
                <w:sz w:val="28"/>
                <w:szCs w:val="28"/>
              </w:rPr>
              <w:t xml:space="preserve">ase </w:t>
            </w:r>
            <w:r>
              <w:rPr>
                <w:color w:val="FFFFFF" w:themeColor="background1"/>
                <w:sz w:val="28"/>
                <w:szCs w:val="28"/>
              </w:rPr>
              <w:t>s</w:t>
            </w:r>
            <w:r>
              <w:rPr>
                <w:rFonts w:hint="eastAsia"/>
                <w:color w:val="FFFFFF" w:themeColor="background1"/>
                <w:sz w:val="28"/>
                <w:szCs w:val="28"/>
              </w:rPr>
              <w:t>ensitive)</w:t>
            </w:r>
          </w:p>
        </w:tc>
        <w:tc>
          <w:tcPr>
            <w:tcW w:w="1679" w:type="dxa"/>
            <w:tcBorders>
              <w:top w:val="single" w:sz="4" w:space="0" w:color="auto"/>
              <w:bottom w:val="single" w:sz="4" w:space="0" w:color="auto"/>
            </w:tcBorders>
            <w:shd w:val="clear" w:color="auto" w:fill="5160CB"/>
          </w:tcPr>
          <w:p w:rsidR="00C21EB7" w:rsidRDefault="00526F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  <w:sz w:val="28"/>
                <w:szCs w:val="28"/>
              </w:rPr>
            </w:pPr>
            <w:r>
              <w:rPr>
                <w:rFonts w:hint="eastAsia"/>
                <w:color w:val="FFFFFF" w:themeColor="background1"/>
                <w:sz w:val="28"/>
                <w:szCs w:val="28"/>
              </w:rPr>
              <w:t>Data Type</w:t>
            </w:r>
          </w:p>
        </w:tc>
        <w:tc>
          <w:tcPr>
            <w:tcW w:w="4706" w:type="dxa"/>
            <w:tcBorders>
              <w:top w:val="single" w:sz="4" w:space="0" w:color="auto"/>
              <w:bottom w:val="single" w:sz="4" w:space="0" w:color="auto"/>
            </w:tcBorders>
            <w:shd w:val="clear" w:color="auto" w:fill="5160CB"/>
          </w:tcPr>
          <w:p w:rsidR="00C21EB7" w:rsidRDefault="00526F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  <w:sz w:val="28"/>
                <w:szCs w:val="28"/>
              </w:rPr>
            </w:pPr>
            <w:r>
              <w:rPr>
                <w:color w:val="FFFFFF" w:themeColor="background1"/>
                <w:sz w:val="28"/>
                <w:szCs w:val="28"/>
              </w:rPr>
              <w:t xml:space="preserve">Example </w:t>
            </w:r>
            <w:r>
              <w:rPr>
                <w:rFonts w:hint="eastAsia"/>
                <w:color w:val="FFFFFF" w:themeColor="background1"/>
                <w:sz w:val="28"/>
                <w:szCs w:val="28"/>
              </w:rPr>
              <w:t>Value(</w:t>
            </w:r>
            <w:r>
              <w:rPr>
                <w:color w:val="FFFFFF" w:themeColor="background1"/>
                <w:sz w:val="28"/>
                <w:szCs w:val="28"/>
              </w:rPr>
              <w:t>c</w:t>
            </w:r>
            <w:r>
              <w:rPr>
                <w:rFonts w:hint="eastAsia"/>
                <w:color w:val="FFFFFF" w:themeColor="background1"/>
                <w:sz w:val="28"/>
                <w:szCs w:val="28"/>
              </w:rPr>
              <w:t xml:space="preserve">ase </w:t>
            </w:r>
            <w:r>
              <w:rPr>
                <w:color w:val="FFFFFF" w:themeColor="background1"/>
                <w:sz w:val="28"/>
                <w:szCs w:val="28"/>
              </w:rPr>
              <w:t>s</w:t>
            </w:r>
            <w:r>
              <w:rPr>
                <w:rFonts w:hint="eastAsia"/>
                <w:color w:val="FFFFFF" w:themeColor="background1"/>
                <w:sz w:val="28"/>
                <w:szCs w:val="28"/>
              </w:rPr>
              <w:t>ensitive)</w:t>
            </w:r>
          </w:p>
        </w:tc>
        <w:tc>
          <w:tcPr>
            <w:tcW w:w="2494" w:type="dxa"/>
            <w:tcBorders>
              <w:top w:val="single" w:sz="4" w:space="0" w:color="auto"/>
              <w:bottom w:val="single" w:sz="4" w:space="0" w:color="auto"/>
            </w:tcBorders>
            <w:shd w:val="clear" w:color="auto" w:fill="5160CB"/>
          </w:tcPr>
          <w:p w:rsidR="00C21EB7" w:rsidRDefault="00526F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  <w:sz w:val="28"/>
                <w:szCs w:val="28"/>
              </w:rPr>
            </w:pPr>
            <w:r>
              <w:rPr>
                <w:rFonts w:hint="eastAsia"/>
                <w:color w:val="FFFFFF" w:themeColor="background1"/>
                <w:sz w:val="28"/>
                <w:szCs w:val="28"/>
              </w:rPr>
              <w:t>Remark</w:t>
            </w:r>
            <w:r>
              <w:rPr>
                <w:color w:val="FFFFFF" w:themeColor="background1"/>
                <w:sz w:val="28"/>
                <w:szCs w:val="28"/>
              </w:rPr>
              <w:t>s</w:t>
            </w:r>
          </w:p>
        </w:tc>
      </w:tr>
      <w:tr w:rsidR="00C21EB7" w:rsidTr="00C21E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C21EB7" w:rsidRDefault="00526F51">
            <w:pPr>
              <w:rPr>
                <w:b w:val="0"/>
                <w:bCs w:val="0"/>
                <w:color w:val="000000" w:themeColor="text1"/>
              </w:rPr>
            </w:pPr>
            <w:r>
              <w:rPr>
                <w:color w:val="000000" w:themeColor="text1"/>
              </w:rPr>
              <w:t>agent_code</w:t>
            </w:r>
          </w:p>
        </w:tc>
        <w:tc>
          <w:tcPr>
            <w:tcW w:w="167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eastAsia="zh-HK"/>
              </w:rPr>
            </w:pPr>
            <w:r>
              <w:rPr>
                <w:rFonts w:hint="eastAsia"/>
                <w:color w:val="000000" w:themeColor="text1"/>
                <w:lang w:eastAsia="zh-HK"/>
              </w:rPr>
              <w:t>string</w:t>
            </w:r>
          </w:p>
        </w:tc>
        <w:tc>
          <w:tcPr>
            <w:tcW w:w="470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eastAsia="zh-HK"/>
              </w:rPr>
            </w:pPr>
            <w:r>
              <w:rPr>
                <w:color w:val="000000" w:themeColor="text1"/>
                <w:lang w:eastAsia="zh-HK"/>
              </w:rPr>
              <w:t>“</w:t>
            </w:r>
            <w:r>
              <w:rPr>
                <w:rFonts w:hint="eastAsia"/>
                <w:color w:val="000000" w:themeColor="text1"/>
                <w:lang w:eastAsia="zh-HK"/>
              </w:rPr>
              <w:t>001</w:t>
            </w:r>
            <w:r>
              <w:rPr>
                <w:rFonts w:hint="eastAsia"/>
                <w:color w:val="000000" w:themeColor="text1"/>
                <w:lang w:eastAsia="zh-HK"/>
              </w:rPr>
              <w:t>組</w:t>
            </w:r>
            <w:r>
              <w:rPr>
                <w:rFonts w:hint="eastAsia"/>
                <w:color w:val="000000" w:themeColor="text1"/>
                <w:lang w:eastAsia="zh-HK"/>
              </w:rPr>
              <w:t xml:space="preserve"> 9999</w:t>
            </w:r>
            <w:r>
              <w:rPr>
                <w:color w:val="000000" w:themeColor="text1"/>
                <w:lang w:eastAsia="zh-HK"/>
              </w:rPr>
              <w:t>”, “AA9999”</w:t>
            </w:r>
          </w:p>
        </w:tc>
        <w:tc>
          <w:tcPr>
            <w:tcW w:w="24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eastAsia="zh-HK"/>
              </w:rPr>
            </w:pPr>
            <w:r>
              <w:rPr>
                <w:color w:val="000000" w:themeColor="text1"/>
                <w:sz w:val="20"/>
                <w:szCs w:val="20"/>
                <w:lang w:eastAsia="zh-HK"/>
              </w:rPr>
              <w:t>Agent code in any format</w:t>
            </w:r>
          </w:p>
        </w:tc>
      </w:tr>
      <w:tr w:rsidR="00C21EB7" w:rsidTr="00C21E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C21EB7" w:rsidRDefault="00526F51">
            <w:pPr>
              <w:rPr>
                <w:b w:val="0"/>
                <w:bCs w:val="0"/>
                <w:color w:val="000000" w:themeColor="text1"/>
              </w:rPr>
            </w:pPr>
            <w:r>
              <w:rPr>
                <w:color w:val="000000" w:themeColor="text1"/>
              </w:rPr>
              <w:t>tel_ext_in</w:t>
            </w:r>
          </w:p>
        </w:tc>
        <w:tc>
          <w:tcPr>
            <w:tcW w:w="167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string</w:t>
            </w:r>
          </w:p>
        </w:tc>
        <w:tc>
          <w:tcPr>
            <w:tcW w:w="470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“1234”</w:t>
            </w:r>
          </w:p>
        </w:tc>
        <w:tc>
          <w:tcPr>
            <w:tcW w:w="249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Call in telephone extension</w:t>
            </w:r>
          </w:p>
        </w:tc>
      </w:tr>
      <w:tr w:rsidR="00C21EB7" w:rsidTr="00C21E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C21EB7" w:rsidRDefault="00526F51">
            <w:pPr>
              <w:rPr>
                <w:b w:val="0"/>
                <w:bCs w:val="0"/>
                <w:color w:val="000000" w:themeColor="text1"/>
              </w:rPr>
            </w:pPr>
            <w:r>
              <w:rPr>
                <w:color w:val="000000" w:themeColor="text1"/>
              </w:rPr>
              <w:t>is_success</w:t>
            </w:r>
          </w:p>
        </w:tc>
        <w:tc>
          <w:tcPr>
            <w:tcW w:w="167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eastAsia="zh-HK"/>
              </w:rPr>
            </w:pPr>
            <w:r>
              <w:rPr>
                <w:color w:val="000000" w:themeColor="text1"/>
              </w:rPr>
              <w:t>string</w:t>
            </w:r>
          </w:p>
        </w:tc>
        <w:tc>
          <w:tcPr>
            <w:tcW w:w="470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“Y”, “N”</w:t>
            </w:r>
          </w:p>
        </w:tc>
        <w:tc>
          <w:tcPr>
            <w:tcW w:w="24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Display success or not, empty string means all</w:t>
            </w:r>
          </w:p>
        </w:tc>
      </w:tr>
      <w:tr w:rsidR="00C21EB7" w:rsidTr="00C21E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C21EB7" w:rsidRDefault="00526F51">
            <w:pPr>
              <w:rPr>
                <w:b w:val="0"/>
                <w:bCs w:val="0"/>
                <w:color w:val="000000" w:themeColor="text1"/>
                <w:lang w:eastAsia="zh-HK"/>
              </w:rPr>
            </w:pPr>
            <w:r>
              <w:rPr>
                <w:color w:val="000000" w:themeColor="text1"/>
                <w:lang w:eastAsia="zh-HK"/>
              </w:rPr>
              <w:t>date_from</w:t>
            </w:r>
          </w:p>
        </w:tc>
        <w:tc>
          <w:tcPr>
            <w:tcW w:w="167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eastAsia="zh-HK"/>
              </w:rPr>
            </w:pPr>
            <w:r>
              <w:rPr>
                <w:rFonts w:hint="eastAsia"/>
                <w:color w:val="000000" w:themeColor="text1"/>
                <w:lang w:eastAsia="zh-HK"/>
              </w:rPr>
              <w:t>string</w:t>
            </w:r>
          </w:p>
        </w:tc>
        <w:tc>
          <w:tcPr>
            <w:tcW w:w="470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eastAsia="zh-HK"/>
              </w:rPr>
            </w:pPr>
            <w:r>
              <w:rPr>
                <w:color w:val="000000" w:themeColor="text1"/>
              </w:rPr>
              <w:t>“</w:t>
            </w:r>
            <w:r>
              <w:rPr>
                <w:color w:val="000000" w:themeColor="text1"/>
                <w:lang w:eastAsia="zh-HK"/>
              </w:rPr>
              <w:t>2017-02-01</w:t>
            </w:r>
            <w:r>
              <w:rPr>
                <w:color w:val="000000" w:themeColor="text1"/>
              </w:rPr>
              <w:t>“</w:t>
            </w:r>
          </w:p>
        </w:tc>
        <w:tc>
          <w:tcPr>
            <w:tcW w:w="249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eastAsia="zh-HK"/>
              </w:rPr>
            </w:pPr>
            <w:r>
              <w:rPr>
                <w:color w:val="000000" w:themeColor="text1"/>
                <w:sz w:val="20"/>
                <w:szCs w:val="20"/>
                <w:lang w:eastAsia="zh-HK"/>
              </w:rPr>
              <w:t xml:space="preserve">Start of date range </w:t>
            </w:r>
          </w:p>
        </w:tc>
      </w:tr>
      <w:tr w:rsidR="00C21EB7" w:rsidTr="00C21E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C21EB7" w:rsidRDefault="00526F51">
            <w:pPr>
              <w:rPr>
                <w:b w:val="0"/>
                <w:bCs w:val="0"/>
                <w:color w:val="000000" w:themeColor="text1"/>
                <w:lang w:eastAsia="zh-HK"/>
              </w:rPr>
            </w:pPr>
            <w:r>
              <w:rPr>
                <w:color w:val="000000" w:themeColor="text1"/>
                <w:lang w:eastAsia="zh-HK"/>
              </w:rPr>
              <w:t>date_to</w:t>
            </w:r>
          </w:p>
        </w:tc>
        <w:tc>
          <w:tcPr>
            <w:tcW w:w="167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eastAsia="zh-HK"/>
              </w:rPr>
            </w:pPr>
            <w:r>
              <w:rPr>
                <w:color w:val="000000" w:themeColor="text1"/>
                <w:lang w:eastAsia="zh-HK"/>
              </w:rPr>
              <w:t>S</w:t>
            </w:r>
            <w:r>
              <w:rPr>
                <w:rFonts w:hint="eastAsia"/>
                <w:color w:val="000000" w:themeColor="text1"/>
                <w:lang w:eastAsia="zh-HK"/>
              </w:rPr>
              <w:t>tring</w:t>
            </w:r>
          </w:p>
        </w:tc>
        <w:tc>
          <w:tcPr>
            <w:tcW w:w="470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“2017-02-02”</w:t>
            </w:r>
          </w:p>
        </w:tc>
        <w:tc>
          <w:tcPr>
            <w:tcW w:w="24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eastAsia="zh-HK"/>
              </w:rPr>
            </w:pPr>
            <w:r>
              <w:rPr>
                <w:color w:val="000000" w:themeColor="text1"/>
                <w:sz w:val="20"/>
                <w:szCs w:val="20"/>
                <w:lang w:eastAsia="zh-HK"/>
              </w:rPr>
              <w:t>End of date range</w:t>
            </w:r>
          </w:p>
        </w:tc>
      </w:tr>
      <w:tr w:rsidR="00C21EB7" w:rsidTr="00C21E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C21EB7" w:rsidRDefault="00526F51">
            <w:pPr>
              <w:rPr>
                <w:b w:val="0"/>
                <w:bCs w:val="0"/>
                <w:color w:val="000000" w:themeColor="text1"/>
                <w:lang w:eastAsia="zh-HK"/>
              </w:rPr>
            </w:pPr>
            <w:r>
              <w:rPr>
                <w:color w:val="000000" w:themeColor="text1"/>
                <w:lang w:eastAsia="zh-HK"/>
              </w:rPr>
              <w:t>l</w:t>
            </w:r>
            <w:r>
              <w:rPr>
                <w:rFonts w:hint="eastAsia"/>
                <w:color w:val="000000" w:themeColor="text1"/>
                <w:lang w:eastAsia="zh-HK"/>
              </w:rPr>
              <w:t>icense_</w:t>
            </w:r>
            <w:r>
              <w:rPr>
                <w:color w:val="000000" w:themeColor="text1"/>
                <w:lang w:eastAsia="zh-HK"/>
              </w:rPr>
              <w:t>key</w:t>
            </w:r>
          </w:p>
        </w:tc>
        <w:tc>
          <w:tcPr>
            <w:tcW w:w="167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eastAsia="zh-HK"/>
              </w:rPr>
            </w:pPr>
            <w:r>
              <w:rPr>
                <w:color w:val="000000" w:themeColor="text1"/>
                <w:lang w:eastAsia="zh-HK"/>
              </w:rPr>
              <w:t>S</w:t>
            </w:r>
            <w:r>
              <w:rPr>
                <w:rFonts w:hint="eastAsia"/>
                <w:color w:val="000000" w:themeColor="text1"/>
                <w:lang w:eastAsia="zh-HK"/>
              </w:rPr>
              <w:t>tring</w:t>
            </w:r>
          </w:p>
        </w:tc>
        <w:tc>
          <w:tcPr>
            <w:tcW w:w="470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“78b42377-3dde-4634-9e49-e2a2e02ab311”</w:t>
            </w:r>
          </w:p>
        </w:tc>
        <w:tc>
          <w:tcPr>
            <w:tcW w:w="249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eastAsia="zh-HK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  <w:lang w:eastAsia="zh-HK"/>
              </w:rPr>
              <w:t>License Key</w:t>
            </w:r>
          </w:p>
        </w:tc>
      </w:tr>
      <w:tr w:rsidR="00C21EB7" w:rsidTr="00C21E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C21EB7" w:rsidRDefault="00526F51">
            <w:pPr>
              <w:rPr>
                <w:b w:val="0"/>
                <w:bCs w:val="0"/>
                <w:color w:val="000000" w:themeColor="text1"/>
                <w:lang w:eastAsia="zh-HK"/>
              </w:rPr>
            </w:pPr>
            <w:r>
              <w:rPr>
                <w:color w:val="000000" w:themeColor="text1"/>
                <w:lang w:eastAsia="zh-HK"/>
              </w:rPr>
              <w:t>page_size</w:t>
            </w:r>
          </w:p>
        </w:tc>
        <w:tc>
          <w:tcPr>
            <w:tcW w:w="1679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eastAsia="zh-HK"/>
              </w:rPr>
            </w:pPr>
            <w:r>
              <w:rPr>
                <w:color w:val="000000" w:themeColor="text1"/>
                <w:lang w:eastAsia="zh-HK"/>
              </w:rPr>
              <w:t>S</w:t>
            </w:r>
            <w:r>
              <w:rPr>
                <w:rFonts w:hint="eastAsia"/>
                <w:color w:val="000000" w:themeColor="text1"/>
                <w:lang w:eastAsia="zh-HK"/>
              </w:rPr>
              <w:t>tring</w:t>
            </w:r>
          </w:p>
        </w:tc>
        <w:tc>
          <w:tcPr>
            <w:tcW w:w="4706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“99999”</w:t>
            </w:r>
          </w:p>
        </w:tc>
        <w:tc>
          <w:tcPr>
            <w:tcW w:w="2494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eastAsia="zh-HK"/>
              </w:rPr>
            </w:pPr>
            <w:r>
              <w:rPr>
                <w:color w:val="000000" w:themeColor="text1"/>
                <w:sz w:val="20"/>
                <w:szCs w:val="20"/>
                <w:lang w:eastAsia="zh-HK"/>
              </w:rPr>
              <w:t>Page size for paging</w:t>
            </w:r>
          </w:p>
        </w:tc>
      </w:tr>
      <w:tr w:rsidR="00C21EB7" w:rsidTr="00C21E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C21EB7" w:rsidRDefault="00526F51">
            <w:pPr>
              <w:rPr>
                <w:b w:val="0"/>
                <w:bCs w:val="0"/>
                <w:color w:val="000000" w:themeColor="text1"/>
                <w:lang w:eastAsia="zh-HK"/>
              </w:rPr>
            </w:pPr>
            <w:r>
              <w:rPr>
                <w:color w:val="000000" w:themeColor="text1"/>
                <w:lang w:eastAsia="zh-HK"/>
              </w:rPr>
              <w:t>page_num</w:t>
            </w:r>
          </w:p>
        </w:tc>
        <w:tc>
          <w:tcPr>
            <w:tcW w:w="167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eastAsia="zh-HK"/>
              </w:rPr>
            </w:pPr>
            <w:r>
              <w:rPr>
                <w:color w:val="000000" w:themeColor="text1"/>
                <w:lang w:eastAsia="zh-HK"/>
              </w:rPr>
              <w:t>S</w:t>
            </w:r>
            <w:r>
              <w:rPr>
                <w:rFonts w:hint="eastAsia"/>
                <w:color w:val="000000" w:themeColor="text1"/>
                <w:lang w:eastAsia="zh-HK"/>
              </w:rPr>
              <w:t>tring</w:t>
            </w:r>
          </w:p>
        </w:tc>
        <w:tc>
          <w:tcPr>
            <w:tcW w:w="470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“1”</w:t>
            </w:r>
          </w:p>
        </w:tc>
        <w:tc>
          <w:tcPr>
            <w:tcW w:w="249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eastAsia="zh-HK"/>
              </w:rPr>
            </w:pPr>
            <w:r>
              <w:rPr>
                <w:color w:val="000000" w:themeColor="text1"/>
                <w:sz w:val="20"/>
                <w:szCs w:val="20"/>
                <w:lang w:eastAsia="zh-HK"/>
              </w:rPr>
              <w:t>Page number of paging</w:t>
            </w:r>
          </w:p>
        </w:tc>
      </w:tr>
    </w:tbl>
    <w:p w:rsidR="00C21EB7" w:rsidRDefault="00C21EB7">
      <w:pPr>
        <w:rPr>
          <w:rStyle w:val="TitleChar"/>
        </w:rPr>
      </w:pPr>
    </w:p>
    <w:p w:rsidR="00C21EB7" w:rsidRDefault="00526F51">
      <w:pPr>
        <w:pStyle w:val="Heading3"/>
        <w:rPr>
          <w:rStyle w:val="TitleChar"/>
          <w:sz w:val="24"/>
          <w:szCs w:val="24"/>
        </w:rPr>
      </w:pPr>
      <w:r>
        <w:rPr>
          <w:rStyle w:val="TitleChar"/>
          <w:sz w:val="24"/>
          <w:szCs w:val="24"/>
        </w:rPr>
        <w:t>2.</w:t>
      </w:r>
      <w:r>
        <w:rPr>
          <w:rStyle w:val="TitleChar"/>
          <w:rFonts w:hint="eastAsia"/>
          <w:sz w:val="24"/>
          <w:szCs w:val="24"/>
        </w:rPr>
        <w:t>3</w:t>
      </w:r>
      <w:r>
        <w:rPr>
          <w:rStyle w:val="TitleChar"/>
          <w:sz w:val="24"/>
          <w:szCs w:val="24"/>
        </w:rPr>
        <w:t>.3.</w:t>
      </w:r>
      <w:r>
        <w:rPr>
          <w:rStyle w:val="TitleChar"/>
          <w:rFonts w:hint="eastAsia"/>
          <w:sz w:val="24"/>
          <w:szCs w:val="24"/>
        </w:rPr>
        <w:t>Return Data</w:t>
      </w:r>
    </w:p>
    <w:tbl>
      <w:tblPr>
        <w:tblStyle w:val="LightShading-Accent5"/>
        <w:tblW w:w="10682" w:type="dxa"/>
        <w:tblLayout w:type="fixed"/>
        <w:tblLook w:val="04A0" w:firstRow="1" w:lastRow="0" w:firstColumn="1" w:lastColumn="0" w:noHBand="0" w:noVBand="1"/>
      </w:tblPr>
      <w:tblGrid>
        <w:gridCol w:w="1384"/>
        <w:gridCol w:w="284"/>
        <w:gridCol w:w="5570"/>
        <w:gridCol w:w="3444"/>
      </w:tblGrid>
      <w:tr w:rsidR="00C21EB7" w:rsidTr="00C21E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Borders>
              <w:top w:val="single" w:sz="4" w:space="0" w:color="auto"/>
              <w:bottom w:val="single" w:sz="4" w:space="0" w:color="auto"/>
            </w:tcBorders>
            <w:shd w:val="clear" w:color="auto" w:fill="5160CB"/>
          </w:tcPr>
          <w:p w:rsidR="00C21EB7" w:rsidRDefault="00526F51">
            <w:pPr>
              <w:rPr>
                <w:b w:val="0"/>
                <w:bCs w:val="0"/>
                <w:color w:val="FFFFFF" w:themeColor="background1"/>
                <w:sz w:val="28"/>
                <w:szCs w:val="28"/>
              </w:rPr>
            </w:pPr>
            <w:r>
              <w:rPr>
                <w:rFonts w:hint="eastAsia"/>
                <w:color w:val="FFFFFF" w:themeColor="background1"/>
                <w:sz w:val="28"/>
                <w:szCs w:val="28"/>
              </w:rPr>
              <w:t>Name (</w:t>
            </w:r>
            <w:r>
              <w:rPr>
                <w:color w:val="FFFFFF" w:themeColor="background1"/>
                <w:sz w:val="28"/>
                <w:szCs w:val="28"/>
              </w:rPr>
              <w:t>c</w:t>
            </w:r>
            <w:r>
              <w:rPr>
                <w:rFonts w:hint="eastAsia"/>
                <w:color w:val="FFFFFF" w:themeColor="background1"/>
                <w:sz w:val="28"/>
                <w:szCs w:val="28"/>
              </w:rPr>
              <w:t xml:space="preserve">ase </w:t>
            </w:r>
            <w:r>
              <w:rPr>
                <w:color w:val="FFFFFF" w:themeColor="background1"/>
                <w:sz w:val="28"/>
                <w:szCs w:val="28"/>
              </w:rPr>
              <w:t>s</w:t>
            </w:r>
            <w:r>
              <w:rPr>
                <w:rFonts w:hint="eastAsia"/>
                <w:color w:val="FFFFFF" w:themeColor="background1"/>
                <w:sz w:val="28"/>
                <w:szCs w:val="28"/>
              </w:rPr>
              <w:t>ensitive)</w:t>
            </w:r>
          </w:p>
        </w:tc>
        <w:tc>
          <w:tcPr>
            <w:tcW w:w="585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5160CB"/>
          </w:tcPr>
          <w:p w:rsidR="00C21EB7" w:rsidRDefault="00526F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  <w:sz w:val="28"/>
                <w:szCs w:val="28"/>
              </w:rPr>
            </w:pPr>
            <w:r>
              <w:rPr>
                <w:color w:val="FFFFFF" w:themeColor="background1"/>
                <w:sz w:val="28"/>
                <w:szCs w:val="28"/>
              </w:rPr>
              <w:t xml:space="preserve">Example </w:t>
            </w:r>
            <w:r>
              <w:rPr>
                <w:rFonts w:hint="eastAsia"/>
                <w:color w:val="FFFFFF" w:themeColor="background1"/>
                <w:sz w:val="28"/>
                <w:szCs w:val="28"/>
              </w:rPr>
              <w:t>Value(</w:t>
            </w:r>
            <w:r>
              <w:rPr>
                <w:color w:val="FFFFFF" w:themeColor="background1"/>
                <w:sz w:val="28"/>
                <w:szCs w:val="28"/>
              </w:rPr>
              <w:t>c</w:t>
            </w:r>
            <w:r>
              <w:rPr>
                <w:rFonts w:hint="eastAsia"/>
                <w:color w:val="FFFFFF" w:themeColor="background1"/>
                <w:sz w:val="28"/>
                <w:szCs w:val="28"/>
              </w:rPr>
              <w:t xml:space="preserve">ase </w:t>
            </w:r>
            <w:r>
              <w:rPr>
                <w:color w:val="FFFFFF" w:themeColor="background1"/>
                <w:sz w:val="28"/>
                <w:szCs w:val="28"/>
              </w:rPr>
              <w:t>s</w:t>
            </w:r>
            <w:r>
              <w:rPr>
                <w:rFonts w:hint="eastAsia"/>
                <w:color w:val="FFFFFF" w:themeColor="background1"/>
                <w:sz w:val="28"/>
                <w:szCs w:val="28"/>
              </w:rPr>
              <w:t>ensitive)</w:t>
            </w:r>
          </w:p>
        </w:tc>
        <w:tc>
          <w:tcPr>
            <w:tcW w:w="3444" w:type="dxa"/>
            <w:tcBorders>
              <w:top w:val="single" w:sz="4" w:space="0" w:color="auto"/>
              <w:bottom w:val="single" w:sz="4" w:space="0" w:color="auto"/>
            </w:tcBorders>
            <w:shd w:val="clear" w:color="auto" w:fill="5160CB"/>
          </w:tcPr>
          <w:p w:rsidR="00C21EB7" w:rsidRDefault="00526F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  <w:sz w:val="28"/>
                <w:szCs w:val="28"/>
              </w:rPr>
            </w:pPr>
            <w:r>
              <w:rPr>
                <w:rFonts w:hint="eastAsia"/>
                <w:color w:val="FFFFFF" w:themeColor="background1"/>
                <w:sz w:val="28"/>
                <w:szCs w:val="28"/>
              </w:rPr>
              <w:t>Remark</w:t>
            </w:r>
            <w:r>
              <w:rPr>
                <w:color w:val="FFFFFF" w:themeColor="background1"/>
                <w:sz w:val="28"/>
                <w:szCs w:val="28"/>
              </w:rPr>
              <w:t>s</w:t>
            </w:r>
          </w:p>
        </w:tc>
      </w:tr>
      <w:tr w:rsidR="00C21EB7" w:rsidTr="00C21E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C21EB7" w:rsidRDefault="00526F51">
            <w:pPr>
              <w:rPr>
                <w:b w:val="0"/>
                <w:bCs w:val="0"/>
                <w:color w:val="000000" w:themeColor="text1"/>
              </w:rPr>
            </w:pPr>
            <w:r>
              <w:rPr>
                <w:color w:val="000000" w:themeColor="text1"/>
              </w:rPr>
              <w:t>data_list</w:t>
            </w:r>
          </w:p>
        </w:tc>
        <w:tc>
          <w:tcPr>
            <w:tcW w:w="5570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[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{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    "agent_code": "001</w:t>
            </w:r>
            <w:r>
              <w:rPr>
                <w:rFonts w:hint="eastAsia"/>
                <w:color w:val="000000" w:themeColor="text1"/>
              </w:rPr>
              <w:t>組</w:t>
            </w:r>
            <w:r>
              <w:rPr>
                <w:rFonts w:hint="eastAsia"/>
                <w:color w:val="000000" w:themeColor="text1"/>
              </w:rPr>
              <w:t xml:space="preserve"> 9999",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    "agent_name": "</w:t>
            </w:r>
            <w:r>
              <w:rPr>
                <w:rFonts w:hint="eastAsia"/>
                <w:color w:val="000000" w:themeColor="text1"/>
              </w:rPr>
              <w:t>測試</w:t>
            </w:r>
            <w:r>
              <w:rPr>
                <w:rFonts w:hint="eastAsia"/>
                <w:color w:val="000000" w:themeColor="text1"/>
              </w:rPr>
              <w:t>7788",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"call_in_ext": "2199",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"call_out_ext": "2199",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"status_code": "0015",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"status_datetime": "2017-02-02T12:58:30.0776062",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"is_success": "Y",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"lang": "MD",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    "action_name": "</w:t>
            </w:r>
            <w:r>
              <w:rPr>
                <w:rFonts w:hint="eastAsia"/>
                <w:color w:val="000000" w:themeColor="text1"/>
              </w:rPr>
              <w:t>更改認証密碼</w:t>
            </w:r>
            <w:r>
              <w:rPr>
                <w:rFonts w:hint="eastAsia"/>
                <w:color w:val="000000" w:themeColor="text1"/>
              </w:rPr>
              <w:t xml:space="preserve"> -- </w:t>
            </w:r>
            <w:r>
              <w:rPr>
                <w:rFonts w:hint="eastAsia"/>
                <w:color w:val="000000" w:themeColor="text1"/>
              </w:rPr>
              <w:t>更改成功</w:t>
            </w:r>
            <w:r>
              <w:rPr>
                <w:rFonts w:hint="eastAsia"/>
                <w:color w:val="000000" w:themeColor="text1"/>
              </w:rPr>
              <w:t>",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"request_guid": "76d5504b-3fb3-4908-8e04-d2b0697c1163",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"telno": "63350303",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"has_requested_ivr": "N",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    "request_data": "STATUS|76d5504b-3fb3-4908-8e04-d2b0697c1163|2199|0015|aaaaaaa=|</w:t>
            </w:r>
            <w:r>
              <w:rPr>
                <w:rFonts w:hint="eastAsia"/>
                <w:color w:val="000000" w:themeColor="text1"/>
              </w:rPr>
              <w:t>更改認証密碼</w:t>
            </w:r>
            <w:r>
              <w:rPr>
                <w:rFonts w:hint="eastAsia"/>
                <w:color w:val="000000" w:themeColor="text1"/>
              </w:rPr>
              <w:t xml:space="preserve"> -- </w:t>
            </w:r>
            <w:r>
              <w:rPr>
                <w:rFonts w:hint="eastAsia"/>
                <w:color w:val="000000" w:themeColor="text1"/>
              </w:rPr>
              <w:t>更改成功</w:t>
            </w:r>
            <w:r>
              <w:rPr>
                <w:rFonts w:hint="eastAsia"/>
                <w:color w:val="000000" w:themeColor="text1"/>
              </w:rPr>
              <w:t>",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"record_count": 1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}”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]</w:t>
            </w:r>
          </w:p>
        </w:tc>
        <w:tc>
          <w:tcPr>
            <w:tcW w:w="3444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Action data list</w:t>
            </w:r>
          </w:p>
          <w:p w:rsidR="00C21EB7" w:rsidRDefault="00C21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a</w:t>
            </w:r>
            <w:r>
              <w:rPr>
                <w:color w:val="000000" w:themeColor="text1"/>
                <w:sz w:val="20"/>
                <w:szCs w:val="20"/>
              </w:rPr>
              <w:t>gent_code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 xml:space="preserve">– 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戶口編號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 xml:space="preserve">agent_name  </w:t>
            </w:r>
            <w:r>
              <w:rPr>
                <w:color w:val="000000" w:themeColor="text1"/>
                <w:sz w:val="20"/>
                <w:szCs w:val="20"/>
              </w:rPr>
              <w:t>–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戶口名稱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 xml:space="preserve">call_in_ext </w:t>
            </w:r>
            <w:r>
              <w:rPr>
                <w:color w:val="000000" w:themeColor="text1"/>
                <w:sz w:val="20"/>
                <w:szCs w:val="20"/>
              </w:rPr>
              <w:t>–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來電內線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 xml:space="preserve">status_code </w:t>
            </w:r>
            <w:r>
              <w:rPr>
                <w:color w:val="000000" w:themeColor="text1"/>
                <w:sz w:val="20"/>
                <w:szCs w:val="20"/>
              </w:rPr>
              <w:t>–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行動編號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status_date</w:t>
            </w:r>
            <w:r>
              <w:rPr>
                <w:color w:val="000000" w:themeColor="text1"/>
                <w:sz w:val="20"/>
                <w:szCs w:val="20"/>
              </w:rPr>
              <w:t xml:space="preserve">time – 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行動時間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 xml:space="preserve">is_success </w:t>
            </w:r>
            <w:r>
              <w:rPr>
                <w:color w:val="000000" w:themeColor="text1"/>
                <w:sz w:val="20"/>
                <w:szCs w:val="20"/>
              </w:rPr>
              <w:t>–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是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(</w:t>
            </w:r>
            <w:r>
              <w:rPr>
                <w:color w:val="000000" w:themeColor="text1"/>
                <w:sz w:val="20"/>
                <w:szCs w:val="20"/>
              </w:rPr>
              <w:t>“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Y</w:t>
            </w:r>
            <w:r>
              <w:rPr>
                <w:color w:val="000000" w:themeColor="text1"/>
                <w:sz w:val="20"/>
                <w:szCs w:val="20"/>
              </w:rPr>
              <w:t>”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)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否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(</w:t>
            </w:r>
            <w:r>
              <w:rPr>
                <w:color w:val="000000" w:themeColor="text1"/>
                <w:sz w:val="20"/>
                <w:szCs w:val="20"/>
              </w:rPr>
              <w:t>“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N</w:t>
            </w:r>
            <w:r>
              <w:rPr>
                <w:color w:val="000000" w:themeColor="text1"/>
                <w:sz w:val="20"/>
                <w:szCs w:val="20"/>
              </w:rPr>
              <w:t>”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)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成功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 xml:space="preserve">lang </w:t>
            </w:r>
            <w:r>
              <w:rPr>
                <w:color w:val="000000" w:themeColor="text1"/>
                <w:sz w:val="20"/>
                <w:szCs w:val="20"/>
              </w:rPr>
              <w:t>–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語言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action_name –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行動名稱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 xml:space="preserve">request_guid </w:t>
            </w:r>
            <w:r>
              <w:rPr>
                <w:color w:val="000000" w:themeColor="text1"/>
                <w:sz w:val="20"/>
                <w:szCs w:val="20"/>
              </w:rPr>
              <w:t>–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行動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GUID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 xml:space="preserve">telno </w:t>
            </w:r>
            <w:r>
              <w:rPr>
                <w:color w:val="000000" w:themeColor="text1"/>
                <w:sz w:val="20"/>
                <w:szCs w:val="20"/>
              </w:rPr>
              <w:t>–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電話編號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 xml:space="preserve">has_requested_ivr </w:t>
            </w:r>
            <w:r>
              <w:rPr>
                <w:color w:val="000000" w:themeColor="text1"/>
                <w:sz w:val="20"/>
                <w:szCs w:val="20"/>
              </w:rPr>
              <w:t>–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有否進行電話認証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 xml:space="preserve">request_data </w:t>
            </w:r>
            <w:r>
              <w:rPr>
                <w:color w:val="000000" w:themeColor="text1"/>
                <w:sz w:val="20"/>
                <w:szCs w:val="20"/>
              </w:rPr>
              <w:t>–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內容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 xml:space="preserve">record_count </w:t>
            </w:r>
            <w:r>
              <w:rPr>
                <w:color w:val="000000" w:themeColor="text1"/>
                <w:sz w:val="20"/>
                <w:szCs w:val="20"/>
              </w:rPr>
              <w:t>–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資料項數</w:t>
            </w:r>
          </w:p>
        </w:tc>
      </w:tr>
      <w:tr w:rsidR="00C21EB7" w:rsidTr="00C21E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C21EB7" w:rsidRDefault="00526F51">
            <w:pPr>
              <w:rPr>
                <w:b w:val="0"/>
                <w:bCs w:val="0"/>
                <w:color w:val="000000" w:themeColor="text1"/>
              </w:rPr>
            </w:pPr>
            <w:r>
              <w:rPr>
                <w:color w:val="000000" w:themeColor="text1"/>
              </w:rPr>
              <w:t>code</w:t>
            </w:r>
          </w:p>
        </w:tc>
        <w:tc>
          <w:tcPr>
            <w:tcW w:w="557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“</w:t>
            </w:r>
            <w:r>
              <w:rPr>
                <w:rFonts w:hint="eastAsia"/>
                <w:color w:val="000000" w:themeColor="text1"/>
              </w:rPr>
              <w:t>0</w:t>
            </w:r>
            <w:r>
              <w:rPr>
                <w:color w:val="000000" w:themeColor="text1"/>
              </w:rPr>
              <w:t>”</w:t>
            </w:r>
            <w:r>
              <w:rPr>
                <w:rFonts w:hint="eastAsia"/>
                <w:color w:val="000000" w:themeColor="text1"/>
              </w:rPr>
              <w:t xml:space="preserve">, </w:t>
            </w:r>
            <w:r>
              <w:rPr>
                <w:color w:val="000000" w:themeColor="text1"/>
              </w:rPr>
              <w:t>“</w:t>
            </w:r>
            <w:r>
              <w:rPr>
                <w:rFonts w:hint="eastAsia"/>
                <w:color w:val="000000" w:themeColor="text1"/>
              </w:rPr>
              <w:t>50001</w:t>
            </w:r>
            <w:r>
              <w:rPr>
                <w:color w:val="000000" w:themeColor="text1"/>
              </w:rPr>
              <w:t>”</w:t>
            </w:r>
          </w:p>
        </w:tc>
        <w:tc>
          <w:tcPr>
            <w:tcW w:w="344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Result corresponding code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case(s): </w:t>
            </w:r>
          </w:p>
          <w:p w:rsidR="00C21EB7" w:rsidRDefault="00526F51">
            <w:pPr>
              <w:tabs>
                <w:tab w:val="right" w:pos="513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“0” 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--</w:t>
            </w:r>
            <w:r>
              <w:rPr>
                <w:color w:val="000000" w:themeColor="text1"/>
                <w:sz w:val="20"/>
                <w:szCs w:val="20"/>
              </w:rPr>
              <w:t xml:space="preserve"> Success</w:t>
            </w:r>
            <w:r>
              <w:rPr>
                <w:color w:val="000000" w:themeColor="text1"/>
                <w:sz w:val="20"/>
                <w:szCs w:val="20"/>
              </w:rPr>
              <w:tab/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 xml:space="preserve">&gt; </w:t>
            </w:r>
            <w:r>
              <w:rPr>
                <w:color w:val="000000" w:themeColor="text1"/>
                <w:sz w:val="20"/>
                <w:szCs w:val="20"/>
              </w:rPr>
              <w:t>“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0</w:t>
            </w:r>
            <w:r>
              <w:rPr>
                <w:color w:val="000000" w:themeColor="text1"/>
                <w:sz w:val="20"/>
                <w:szCs w:val="20"/>
              </w:rPr>
              <w:t xml:space="preserve">” – 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F</w:t>
            </w:r>
            <w:r>
              <w:rPr>
                <w:color w:val="000000" w:themeColor="text1"/>
                <w:sz w:val="20"/>
                <w:szCs w:val="20"/>
              </w:rPr>
              <w:t>ail</w:t>
            </w:r>
          </w:p>
        </w:tc>
      </w:tr>
      <w:tr w:rsidR="00C21EB7" w:rsidTr="00C21E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C21EB7" w:rsidRDefault="00526F51">
            <w:pPr>
              <w:rPr>
                <w:b w:val="0"/>
                <w:bCs w:val="0"/>
                <w:color w:val="000000" w:themeColor="text1"/>
              </w:rPr>
            </w:pPr>
            <w:r>
              <w:rPr>
                <w:color w:val="000000" w:themeColor="text1"/>
              </w:rPr>
              <w:t>msg</w:t>
            </w:r>
          </w:p>
        </w:tc>
        <w:tc>
          <w:tcPr>
            <w:tcW w:w="5570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</w:t>
            </w:r>
            <w:r>
              <w:rPr>
                <w:rFonts w:hint="eastAsia"/>
                <w:color w:val="000000" w:themeColor="text1"/>
              </w:rPr>
              <w:t xml:space="preserve">.g. </w:t>
            </w:r>
            <w:r>
              <w:rPr>
                <w:color w:val="000000" w:themeColor="text1"/>
              </w:rPr>
              <w:t>“”</w:t>
            </w:r>
            <w:r>
              <w:rPr>
                <w:rFonts w:hint="eastAsia"/>
                <w:color w:val="000000" w:themeColor="text1"/>
              </w:rPr>
              <w:t>,</w:t>
            </w:r>
            <w:r>
              <w:rPr>
                <w:color w:val="000000" w:themeColor="text1"/>
              </w:rPr>
              <w:t xml:space="preserve"> “Invalid Parameter(s)”</w:t>
            </w:r>
          </w:p>
        </w:tc>
        <w:tc>
          <w:tcPr>
            <w:tcW w:w="3444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Result corresponding message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Case(s): 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“” -- Success ”</w:t>
            </w:r>
          </w:p>
        </w:tc>
      </w:tr>
    </w:tbl>
    <w:p w:rsidR="00C21EB7" w:rsidRDefault="00C21EB7"/>
    <w:p w:rsidR="00C21EB7" w:rsidRDefault="00C21EB7"/>
    <w:p w:rsidR="00C21EB7" w:rsidRDefault="00526F51">
      <w:pPr>
        <w:pStyle w:val="Heading2"/>
        <w:rPr>
          <w:rStyle w:val="TitleChar"/>
          <w:sz w:val="28"/>
          <w:szCs w:val="28"/>
        </w:rPr>
      </w:pPr>
      <w:r>
        <w:rPr>
          <w:rStyle w:val="TitleChar"/>
          <w:sz w:val="28"/>
          <w:szCs w:val="28"/>
        </w:rPr>
        <w:t>2.4. Get Caller Info</w:t>
      </w:r>
    </w:p>
    <w:p w:rsidR="00C21EB7" w:rsidRDefault="00526F51">
      <w:pPr>
        <w:rPr>
          <w:rStyle w:val="TitleChar"/>
          <w:rFonts w:eastAsiaTheme="minorEastAsia"/>
          <w:sz w:val="28"/>
          <w:szCs w:val="28"/>
        </w:rPr>
      </w:pPr>
      <w:r>
        <w:rPr>
          <w:rFonts w:ascii="Arial" w:hAnsi="Arial" w:cs="Arial"/>
          <w:color w:val="000000"/>
          <w:kern w:val="0"/>
          <w:sz w:val="22"/>
        </w:rPr>
        <w:t>Get Call in Caller Info</w:t>
      </w:r>
    </w:p>
    <w:p w:rsidR="00C21EB7" w:rsidRDefault="00C21EB7">
      <w:pPr>
        <w:rPr>
          <w:rStyle w:val="TitleChar"/>
          <w:sz w:val="28"/>
          <w:szCs w:val="28"/>
        </w:rPr>
      </w:pPr>
    </w:p>
    <w:p w:rsidR="00C21EB7" w:rsidRDefault="00526F51">
      <w:pPr>
        <w:pStyle w:val="Heading3"/>
        <w:rPr>
          <w:rFonts w:ascii="Arial" w:hAnsi="Arial" w:cs="Arial"/>
          <w:shd w:val="clear" w:color="auto" w:fill="FFFFFF"/>
        </w:rPr>
      </w:pPr>
      <w:r>
        <w:rPr>
          <w:rStyle w:val="TitleChar"/>
          <w:sz w:val="24"/>
          <w:szCs w:val="24"/>
        </w:rPr>
        <w:t>2.4.1. URL format</w:t>
      </w:r>
    </w:p>
    <w:p w:rsidR="00C21EB7" w:rsidRDefault="00526F51">
      <w:pPr>
        <w:rPr>
          <w:rFonts w:ascii="Arial" w:hAnsi="Arial" w:cs="Arial"/>
          <w:sz w:val="22"/>
          <w:shd w:val="clear" w:color="auto" w:fill="FFFFFF"/>
        </w:rPr>
      </w:pPr>
      <w:r>
        <w:rPr>
          <w:rFonts w:ascii="Arial" w:hAnsi="Arial" w:cs="Arial"/>
          <w:sz w:val="22"/>
          <w:shd w:val="clear" w:color="auto" w:fill="FFFFFF"/>
        </w:rPr>
        <w:t>{API_Service_URL}/V1/get_caller_info</w:t>
      </w:r>
    </w:p>
    <w:p w:rsidR="00C21EB7" w:rsidRDefault="00C21EB7">
      <w:pPr>
        <w:rPr>
          <w:sz w:val="22"/>
        </w:rPr>
      </w:pPr>
    </w:p>
    <w:p w:rsidR="00C21EB7" w:rsidRDefault="00526F51">
      <w:pPr>
        <w:pStyle w:val="Heading3"/>
        <w:rPr>
          <w:rFonts w:ascii="Arial" w:hAnsi="Arial" w:cs="Arial"/>
          <w:shd w:val="clear" w:color="auto" w:fill="FFFFFF"/>
        </w:rPr>
      </w:pPr>
      <w:r>
        <w:rPr>
          <w:rStyle w:val="TitleChar"/>
          <w:sz w:val="24"/>
          <w:szCs w:val="24"/>
        </w:rPr>
        <w:t>2.4.2.Paramters</w:t>
      </w:r>
    </w:p>
    <w:tbl>
      <w:tblPr>
        <w:tblStyle w:val="LightShading-Accent3"/>
        <w:tblW w:w="10682" w:type="dxa"/>
        <w:tblBorders>
          <w:top w:val="none" w:sz="0" w:space="0" w:color="auto"/>
          <w:bottom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3"/>
        <w:gridCol w:w="1679"/>
        <w:gridCol w:w="4706"/>
        <w:gridCol w:w="2494"/>
      </w:tblGrid>
      <w:tr w:rsidR="00C21EB7" w:rsidTr="00C21E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tcBorders>
              <w:top w:val="single" w:sz="4" w:space="0" w:color="auto"/>
              <w:bottom w:val="single" w:sz="4" w:space="0" w:color="auto"/>
            </w:tcBorders>
            <w:shd w:val="clear" w:color="auto" w:fill="5160CB"/>
          </w:tcPr>
          <w:p w:rsidR="00C21EB7" w:rsidRDefault="00526F51">
            <w:pPr>
              <w:rPr>
                <w:b w:val="0"/>
                <w:bCs w:val="0"/>
                <w:color w:val="FFFFFF" w:themeColor="background1"/>
                <w:sz w:val="28"/>
                <w:szCs w:val="28"/>
              </w:rPr>
            </w:pPr>
            <w:r>
              <w:rPr>
                <w:rFonts w:hint="eastAsia"/>
                <w:color w:val="FFFFFF" w:themeColor="background1"/>
                <w:sz w:val="28"/>
                <w:szCs w:val="28"/>
              </w:rPr>
              <w:t>Name (</w:t>
            </w:r>
            <w:r>
              <w:rPr>
                <w:color w:val="FFFFFF" w:themeColor="background1"/>
                <w:sz w:val="28"/>
                <w:szCs w:val="28"/>
              </w:rPr>
              <w:t>c</w:t>
            </w:r>
            <w:r>
              <w:rPr>
                <w:rFonts w:hint="eastAsia"/>
                <w:color w:val="FFFFFF" w:themeColor="background1"/>
                <w:sz w:val="28"/>
                <w:szCs w:val="28"/>
              </w:rPr>
              <w:t xml:space="preserve">ase </w:t>
            </w:r>
            <w:r>
              <w:rPr>
                <w:color w:val="FFFFFF" w:themeColor="background1"/>
                <w:sz w:val="28"/>
                <w:szCs w:val="28"/>
              </w:rPr>
              <w:t>s</w:t>
            </w:r>
            <w:r>
              <w:rPr>
                <w:rFonts w:hint="eastAsia"/>
                <w:color w:val="FFFFFF" w:themeColor="background1"/>
                <w:sz w:val="28"/>
                <w:szCs w:val="28"/>
              </w:rPr>
              <w:t>ensitive)</w:t>
            </w:r>
          </w:p>
        </w:tc>
        <w:tc>
          <w:tcPr>
            <w:tcW w:w="1679" w:type="dxa"/>
            <w:tcBorders>
              <w:top w:val="single" w:sz="4" w:space="0" w:color="auto"/>
              <w:bottom w:val="single" w:sz="4" w:space="0" w:color="auto"/>
            </w:tcBorders>
            <w:shd w:val="clear" w:color="auto" w:fill="5160CB"/>
          </w:tcPr>
          <w:p w:rsidR="00C21EB7" w:rsidRDefault="00526F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  <w:sz w:val="28"/>
                <w:szCs w:val="28"/>
              </w:rPr>
            </w:pPr>
            <w:r>
              <w:rPr>
                <w:rFonts w:hint="eastAsia"/>
                <w:color w:val="FFFFFF" w:themeColor="background1"/>
                <w:sz w:val="28"/>
                <w:szCs w:val="28"/>
              </w:rPr>
              <w:t>Data Type</w:t>
            </w:r>
          </w:p>
        </w:tc>
        <w:tc>
          <w:tcPr>
            <w:tcW w:w="4706" w:type="dxa"/>
            <w:tcBorders>
              <w:top w:val="single" w:sz="4" w:space="0" w:color="auto"/>
              <w:bottom w:val="single" w:sz="4" w:space="0" w:color="auto"/>
            </w:tcBorders>
            <w:shd w:val="clear" w:color="auto" w:fill="5160CB"/>
          </w:tcPr>
          <w:p w:rsidR="00C21EB7" w:rsidRDefault="00526F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  <w:sz w:val="28"/>
                <w:szCs w:val="28"/>
              </w:rPr>
            </w:pPr>
            <w:r>
              <w:rPr>
                <w:color w:val="FFFFFF" w:themeColor="background1"/>
                <w:sz w:val="28"/>
                <w:szCs w:val="28"/>
              </w:rPr>
              <w:t xml:space="preserve">Example </w:t>
            </w:r>
            <w:r>
              <w:rPr>
                <w:rFonts w:hint="eastAsia"/>
                <w:color w:val="FFFFFF" w:themeColor="background1"/>
                <w:sz w:val="28"/>
                <w:szCs w:val="28"/>
              </w:rPr>
              <w:t>Value(</w:t>
            </w:r>
            <w:r>
              <w:rPr>
                <w:color w:val="FFFFFF" w:themeColor="background1"/>
                <w:sz w:val="28"/>
                <w:szCs w:val="28"/>
              </w:rPr>
              <w:t>c</w:t>
            </w:r>
            <w:r>
              <w:rPr>
                <w:rFonts w:hint="eastAsia"/>
                <w:color w:val="FFFFFF" w:themeColor="background1"/>
                <w:sz w:val="28"/>
                <w:szCs w:val="28"/>
              </w:rPr>
              <w:t xml:space="preserve">ase </w:t>
            </w:r>
            <w:r>
              <w:rPr>
                <w:color w:val="FFFFFF" w:themeColor="background1"/>
                <w:sz w:val="28"/>
                <w:szCs w:val="28"/>
              </w:rPr>
              <w:t>s</w:t>
            </w:r>
            <w:r>
              <w:rPr>
                <w:rFonts w:hint="eastAsia"/>
                <w:color w:val="FFFFFF" w:themeColor="background1"/>
                <w:sz w:val="28"/>
                <w:szCs w:val="28"/>
              </w:rPr>
              <w:t>ensitive)</w:t>
            </w:r>
          </w:p>
        </w:tc>
        <w:tc>
          <w:tcPr>
            <w:tcW w:w="2494" w:type="dxa"/>
            <w:tcBorders>
              <w:top w:val="single" w:sz="4" w:space="0" w:color="auto"/>
              <w:bottom w:val="single" w:sz="4" w:space="0" w:color="auto"/>
            </w:tcBorders>
            <w:shd w:val="clear" w:color="auto" w:fill="5160CB"/>
          </w:tcPr>
          <w:p w:rsidR="00C21EB7" w:rsidRDefault="00526F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  <w:sz w:val="28"/>
                <w:szCs w:val="28"/>
              </w:rPr>
            </w:pPr>
            <w:r>
              <w:rPr>
                <w:rFonts w:hint="eastAsia"/>
                <w:color w:val="FFFFFF" w:themeColor="background1"/>
                <w:sz w:val="28"/>
                <w:szCs w:val="28"/>
              </w:rPr>
              <w:t>Remark</w:t>
            </w:r>
            <w:r>
              <w:rPr>
                <w:color w:val="FFFFFF" w:themeColor="background1"/>
                <w:sz w:val="28"/>
                <w:szCs w:val="28"/>
              </w:rPr>
              <w:t>s</w:t>
            </w:r>
          </w:p>
        </w:tc>
      </w:tr>
      <w:tr w:rsidR="00C21EB7" w:rsidTr="00C21E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C21EB7" w:rsidRDefault="00526F51">
            <w:pPr>
              <w:rPr>
                <w:b w:val="0"/>
                <w:bCs w:val="0"/>
                <w:color w:val="000000" w:themeColor="text1"/>
                <w:lang w:eastAsia="zh-HK"/>
              </w:rPr>
            </w:pPr>
            <w:r>
              <w:rPr>
                <w:color w:val="000000" w:themeColor="text1"/>
                <w:lang w:eastAsia="zh-HK"/>
              </w:rPr>
              <w:t>d</w:t>
            </w:r>
            <w:r>
              <w:rPr>
                <w:rFonts w:hint="eastAsia"/>
                <w:color w:val="000000" w:themeColor="text1"/>
                <w:lang w:eastAsia="zh-HK"/>
              </w:rPr>
              <w:t>i</w:t>
            </w:r>
            <w:r>
              <w:rPr>
                <w:color w:val="000000" w:themeColor="text1"/>
                <w:lang w:eastAsia="zh-HK"/>
              </w:rPr>
              <w:t>a</w:t>
            </w:r>
            <w:r>
              <w:rPr>
                <w:rFonts w:hint="eastAsia"/>
                <w:color w:val="000000" w:themeColor="text1"/>
                <w:lang w:eastAsia="zh-HK"/>
              </w:rPr>
              <w:t>l_</w:t>
            </w:r>
            <w:r>
              <w:rPr>
                <w:color w:val="000000" w:themeColor="text1"/>
                <w:lang w:eastAsia="zh-HK"/>
              </w:rPr>
              <w:t>code</w:t>
            </w:r>
          </w:p>
        </w:tc>
        <w:tc>
          <w:tcPr>
            <w:tcW w:w="1679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eastAsia="zh-HK"/>
              </w:rPr>
            </w:pPr>
            <w:r>
              <w:rPr>
                <w:color w:val="000000" w:themeColor="text1"/>
                <w:lang w:eastAsia="zh-HK"/>
              </w:rPr>
              <w:t>S</w:t>
            </w:r>
            <w:r>
              <w:rPr>
                <w:rFonts w:hint="eastAsia"/>
                <w:color w:val="000000" w:themeColor="text1"/>
                <w:lang w:eastAsia="zh-HK"/>
              </w:rPr>
              <w:t>tring</w:t>
            </w:r>
          </w:p>
        </w:tc>
        <w:tc>
          <w:tcPr>
            <w:tcW w:w="4706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eastAsia="zh-HK"/>
              </w:rPr>
            </w:pPr>
            <w:r>
              <w:rPr>
                <w:rFonts w:hint="eastAsia"/>
                <w:color w:val="000000" w:themeColor="text1"/>
                <w:lang w:eastAsia="zh-HK"/>
              </w:rPr>
              <w:t>86</w:t>
            </w:r>
          </w:p>
        </w:tc>
        <w:tc>
          <w:tcPr>
            <w:tcW w:w="2494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eastAsia="zh-HK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  <w:lang w:eastAsia="zh-HK"/>
              </w:rPr>
              <w:t>Dial Code</w:t>
            </w:r>
          </w:p>
        </w:tc>
      </w:tr>
      <w:tr w:rsidR="00C21EB7" w:rsidTr="00C21E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C21EB7" w:rsidRDefault="00526F51">
            <w:pPr>
              <w:rPr>
                <w:b w:val="0"/>
                <w:bCs w:val="0"/>
                <w:color w:val="000000" w:themeColor="text1"/>
                <w:lang w:eastAsia="zh-HK"/>
              </w:rPr>
            </w:pPr>
            <w:r>
              <w:rPr>
                <w:color w:val="000000" w:themeColor="text1"/>
                <w:lang w:eastAsia="zh-HK"/>
              </w:rPr>
              <w:t>t</w:t>
            </w:r>
            <w:r>
              <w:rPr>
                <w:rFonts w:hint="eastAsia"/>
                <w:color w:val="000000" w:themeColor="text1"/>
                <w:lang w:eastAsia="zh-HK"/>
              </w:rPr>
              <w:t>el</w:t>
            </w:r>
          </w:p>
        </w:tc>
        <w:tc>
          <w:tcPr>
            <w:tcW w:w="167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eastAsia="zh-HK"/>
              </w:rPr>
            </w:pPr>
            <w:r>
              <w:rPr>
                <w:color w:val="000000" w:themeColor="text1"/>
                <w:lang w:eastAsia="zh-HK"/>
              </w:rPr>
              <w:t>S</w:t>
            </w:r>
            <w:r>
              <w:rPr>
                <w:rFonts w:hint="eastAsia"/>
                <w:color w:val="000000" w:themeColor="text1"/>
                <w:lang w:eastAsia="zh-HK"/>
              </w:rPr>
              <w:t>tring</w:t>
            </w:r>
          </w:p>
        </w:tc>
        <w:tc>
          <w:tcPr>
            <w:tcW w:w="470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eastAsia="zh-HK"/>
              </w:rPr>
            </w:pPr>
            <w:r>
              <w:rPr>
                <w:rFonts w:hint="eastAsia"/>
                <w:color w:val="000000" w:themeColor="text1"/>
                <w:lang w:eastAsia="zh-HK"/>
              </w:rPr>
              <w:t>87654321</w:t>
            </w:r>
          </w:p>
        </w:tc>
        <w:tc>
          <w:tcPr>
            <w:tcW w:w="249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eastAsia="zh-HK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  <w:lang w:eastAsia="zh-HK"/>
              </w:rPr>
              <w:t>Telephone No</w:t>
            </w:r>
          </w:p>
        </w:tc>
      </w:tr>
      <w:tr w:rsidR="00C21EB7" w:rsidTr="00C21E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C21EB7" w:rsidRDefault="00526F51">
            <w:pPr>
              <w:rPr>
                <w:b w:val="0"/>
                <w:bCs w:val="0"/>
                <w:color w:val="000000" w:themeColor="text1"/>
                <w:lang w:eastAsia="zh-HK"/>
              </w:rPr>
            </w:pPr>
            <w:r>
              <w:rPr>
                <w:color w:val="000000" w:themeColor="text1"/>
                <w:lang w:eastAsia="zh-HK"/>
              </w:rPr>
              <w:t>l</w:t>
            </w:r>
            <w:r>
              <w:rPr>
                <w:rFonts w:hint="eastAsia"/>
                <w:color w:val="000000" w:themeColor="text1"/>
                <w:lang w:eastAsia="zh-HK"/>
              </w:rPr>
              <w:t>icense_</w:t>
            </w:r>
            <w:r>
              <w:rPr>
                <w:color w:val="000000" w:themeColor="text1"/>
                <w:lang w:eastAsia="zh-HK"/>
              </w:rPr>
              <w:t>key</w:t>
            </w:r>
          </w:p>
        </w:tc>
        <w:tc>
          <w:tcPr>
            <w:tcW w:w="1679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eastAsia="zh-HK"/>
              </w:rPr>
            </w:pPr>
            <w:r>
              <w:rPr>
                <w:color w:val="000000" w:themeColor="text1"/>
                <w:lang w:eastAsia="zh-HK"/>
              </w:rPr>
              <w:t>S</w:t>
            </w:r>
            <w:r>
              <w:rPr>
                <w:rFonts w:hint="eastAsia"/>
                <w:color w:val="000000" w:themeColor="text1"/>
                <w:lang w:eastAsia="zh-HK"/>
              </w:rPr>
              <w:t>tring</w:t>
            </w:r>
          </w:p>
        </w:tc>
        <w:tc>
          <w:tcPr>
            <w:tcW w:w="4706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“007h934ad8-0df32-0g47-ab093trfd7564”</w:t>
            </w:r>
          </w:p>
        </w:tc>
        <w:tc>
          <w:tcPr>
            <w:tcW w:w="2494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eastAsia="zh-HK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  <w:lang w:eastAsia="zh-HK"/>
              </w:rPr>
              <w:t>License Key</w:t>
            </w:r>
          </w:p>
        </w:tc>
      </w:tr>
    </w:tbl>
    <w:p w:rsidR="00C21EB7" w:rsidRDefault="00C21EB7">
      <w:pPr>
        <w:rPr>
          <w:rStyle w:val="TitleChar"/>
        </w:rPr>
      </w:pPr>
    </w:p>
    <w:p w:rsidR="00C21EB7" w:rsidRDefault="00526F51">
      <w:pPr>
        <w:pStyle w:val="Heading3"/>
        <w:rPr>
          <w:rStyle w:val="TitleChar"/>
          <w:sz w:val="24"/>
          <w:szCs w:val="24"/>
        </w:rPr>
      </w:pPr>
      <w:r>
        <w:rPr>
          <w:rStyle w:val="TitleChar"/>
          <w:sz w:val="24"/>
          <w:szCs w:val="24"/>
        </w:rPr>
        <w:t>2.4.3.</w:t>
      </w:r>
      <w:r>
        <w:rPr>
          <w:rStyle w:val="TitleChar"/>
          <w:rFonts w:hint="eastAsia"/>
          <w:sz w:val="24"/>
          <w:szCs w:val="24"/>
        </w:rPr>
        <w:t>Return Data</w:t>
      </w:r>
    </w:p>
    <w:tbl>
      <w:tblPr>
        <w:tblStyle w:val="LightShading-Accent5"/>
        <w:tblW w:w="11482" w:type="dxa"/>
        <w:tblLayout w:type="fixed"/>
        <w:tblLook w:val="04A0" w:firstRow="1" w:lastRow="0" w:firstColumn="1" w:lastColumn="0" w:noHBand="0" w:noVBand="1"/>
      </w:tblPr>
      <w:tblGrid>
        <w:gridCol w:w="1384"/>
        <w:gridCol w:w="284"/>
        <w:gridCol w:w="5570"/>
        <w:gridCol w:w="4244"/>
      </w:tblGrid>
      <w:tr w:rsidR="00C21EB7" w:rsidTr="00C21E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Borders>
              <w:top w:val="single" w:sz="4" w:space="0" w:color="auto"/>
              <w:bottom w:val="single" w:sz="4" w:space="0" w:color="auto"/>
            </w:tcBorders>
            <w:shd w:val="clear" w:color="auto" w:fill="5160CB"/>
          </w:tcPr>
          <w:p w:rsidR="00C21EB7" w:rsidRDefault="00526F51">
            <w:pPr>
              <w:rPr>
                <w:b w:val="0"/>
                <w:bCs w:val="0"/>
                <w:color w:val="FFFFFF" w:themeColor="background1"/>
                <w:sz w:val="28"/>
                <w:szCs w:val="28"/>
              </w:rPr>
            </w:pPr>
            <w:r>
              <w:rPr>
                <w:rFonts w:hint="eastAsia"/>
                <w:color w:val="FFFFFF" w:themeColor="background1"/>
                <w:sz w:val="28"/>
                <w:szCs w:val="28"/>
              </w:rPr>
              <w:t>Name (</w:t>
            </w:r>
            <w:r>
              <w:rPr>
                <w:color w:val="FFFFFF" w:themeColor="background1"/>
                <w:sz w:val="28"/>
                <w:szCs w:val="28"/>
              </w:rPr>
              <w:t>c</w:t>
            </w:r>
            <w:r>
              <w:rPr>
                <w:rFonts w:hint="eastAsia"/>
                <w:color w:val="FFFFFF" w:themeColor="background1"/>
                <w:sz w:val="28"/>
                <w:szCs w:val="28"/>
              </w:rPr>
              <w:t xml:space="preserve">ase </w:t>
            </w:r>
            <w:r>
              <w:rPr>
                <w:color w:val="FFFFFF" w:themeColor="background1"/>
                <w:sz w:val="28"/>
                <w:szCs w:val="28"/>
              </w:rPr>
              <w:t>s</w:t>
            </w:r>
            <w:r>
              <w:rPr>
                <w:rFonts w:hint="eastAsia"/>
                <w:color w:val="FFFFFF" w:themeColor="background1"/>
                <w:sz w:val="28"/>
                <w:szCs w:val="28"/>
              </w:rPr>
              <w:t>ensitive)</w:t>
            </w:r>
          </w:p>
        </w:tc>
        <w:tc>
          <w:tcPr>
            <w:tcW w:w="585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5160CB"/>
          </w:tcPr>
          <w:p w:rsidR="00C21EB7" w:rsidRDefault="00526F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  <w:sz w:val="28"/>
                <w:szCs w:val="28"/>
              </w:rPr>
            </w:pPr>
            <w:r>
              <w:rPr>
                <w:color w:val="FFFFFF" w:themeColor="background1"/>
                <w:sz w:val="28"/>
                <w:szCs w:val="28"/>
              </w:rPr>
              <w:t xml:space="preserve">Example </w:t>
            </w:r>
            <w:r>
              <w:rPr>
                <w:rFonts w:hint="eastAsia"/>
                <w:color w:val="FFFFFF" w:themeColor="background1"/>
                <w:sz w:val="28"/>
                <w:szCs w:val="28"/>
              </w:rPr>
              <w:t>Value(</w:t>
            </w:r>
            <w:r>
              <w:rPr>
                <w:color w:val="FFFFFF" w:themeColor="background1"/>
                <w:sz w:val="28"/>
                <w:szCs w:val="28"/>
              </w:rPr>
              <w:t>c</w:t>
            </w:r>
            <w:r>
              <w:rPr>
                <w:rFonts w:hint="eastAsia"/>
                <w:color w:val="FFFFFF" w:themeColor="background1"/>
                <w:sz w:val="28"/>
                <w:szCs w:val="28"/>
              </w:rPr>
              <w:t xml:space="preserve">ase </w:t>
            </w:r>
            <w:r>
              <w:rPr>
                <w:color w:val="FFFFFF" w:themeColor="background1"/>
                <w:sz w:val="28"/>
                <w:szCs w:val="28"/>
              </w:rPr>
              <w:t>s</w:t>
            </w:r>
            <w:r>
              <w:rPr>
                <w:rFonts w:hint="eastAsia"/>
                <w:color w:val="FFFFFF" w:themeColor="background1"/>
                <w:sz w:val="28"/>
                <w:szCs w:val="28"/>
              </w:rPr>
              <w:t>ensitive)</w:t>
            </w:r>
          </w:p>
        </w:tc>
        <w:tc>
          <w:tcPr>
            <w:tcW w:w="4244" w:type="dxa"/>
            <w:tcBorders>
              <w:top w:val="single" w:sz="4" w:space="0" w:color="auto"/>
              <w:bottom w:val="single" w:sz="4" w:space="0" w:color="auto"/>
            </w:tcBorders>
            <w:shd w:val="clear" w:color="auto" w:fill="5160CB"/>
          </w:tcPr>
          <w:p w:rsidR="00C21EB7" w:rsidRDefault="00526F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  <w:sz w:val="28"/>
                <w:szCs w:val="28"/>
              </w:rPr>
            </w:pPr>
            <w:r>
              <w:rPr>
                <w:rFonts w:hint="eastAsia"/>
                <w:color w:val="FFFFFF" w:themeColor="background1"/>
                <w:sz w:val="28"/>
                <w:szCs w:val="28"/>
              </w:rPr>
              <w:t>Remark</w:t>
            </w:r>
            <w:r>
              <w:rPr>
                <w:color w:val="FFFFFF" w:themeColor="background1"/>
                <w:sz w:val="28"/>
                <w:szCs w:val="28"/>
              </w:rPr>
              <w:t>s</w:t>
            </w:r>
          </w:p>
        </w:tc>
      </w:tr>
      <w:tr w:rsidR="00C21EB7" w:rsidTr="00C21E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C21EB7" w:rsidRDefault="00526F51">
            <w:pPr>
              <w:rPr>
                <w:b w:val="0"/>
                <w:bCs w:val="0"/>
                <w:color w:val="000000" w:themeColor="text1"/>
              </w:rPr>
            </w:pPr>
            <w:r>
              <w:rPr>
                <w:color w:val="000000" w:themeColor="text1"/>
              </w:rPr>
              <w:t>data_list</w:t>
            </w:r>
          </w:p>
        </w:tc>
        <w:tc>
          <w:tcPr>
            <w:tcW w:w="5570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[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{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</w:t>
            </w:r>
            <w:r>
              <w:rPr>
                <w:rFonts w:hint="eastAsia"/>
                <w:color w:val="000000" w:themeColor="text1"/>
              </w:rPr>
              <w:t>"</w:t>
            </w:r>
            <w:r>
              <w:rPr>
                <w:color w:val="000000" w:themeColor="text1"/>
              </w:rPr>
              <w:t>type</w:t>
            </w:r>
            <w:r>
              <w:rPr>
                <w:rFonts w:hint="eastAsia"/>
                <w:color w:val="000000" w:themeColor="text1"/>
              </w:rPr>
              <w:t>": "</w:t>
            </w:r>
            <w:r>
              <w:rPr>
                <w:color w:val="000000" w:themeColor="text1"/>
              </w:rPr>
              <w:t>agent</w:t>
            </w:r>
            <w:r>
              <w:rPr>
                <w:rFonts w:hint="eastAsia"/>
                <w:color w:val="000000" w:themeColor="text1"/>
              </w:rPr>
              <w:t>"</w:t>
            </w:r>
            <w:r>
              <w:rPr>
                <w:color w:val="000000" w:themeColor="text1"/>
              </w:rPr>
              <w:t>,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    "</w:t>
            </w:r>
            <w:r>
              <w:rPr>
                <w:color w:val="000000" w:themeColor="text1"/>
              </w:rPr>
              <w:t>tel_no</w:t>
            </w:r>
            <w:r>
              <w:rPr>
                <w:rFonts w:hint="eastAsia"/>
                <w:color w:val="000000" w:themeColor="text1"/>
              </w:rPr>
              <w:t>": "</w:t>
            </w:r>
            <w:r>
              <w:rPr>
                <w:color w:val="000000" w:themeColor="text1"/>
              </w:rPr>
              <w:t>85312345678</w:t>
            </w:r>
            <w:r>
              <w:rPr>
                <w:rFonts w:hint="eastAsia"/>
                <w:color w:val="000000" w:themeColor="text1"/>
              </w:rPr>
              <w:t>"</w:t>
            </w:r>
            <w:r>
              <w:rPr>
                <w:color w:val="000000" w:themeColor="text1"/>
              </w:rPr>
              <w:t>,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  <w:lang w:eastAsia="zh-HK"/>
              </w:rPr>
              <w:t xml:space="preserve">      </w:t>
            </w:r>
            <w:r>
              <w:rPr>
                <w:rFonts w:hint="eastAsia"/>
                <w:color w:val="000000" w:themeColor="text1"/>
              </w:rPr>
              <w:t>"agent_code": "(AA) 001</w:t>
            </w:r>
            <w:r>
              <w:rPr>
                <w:rFonts w:hint="eastAsia"/>
                <w:color w:val="000000" w:themeColor="text1"/>
              </w:rPr>
              <w:t>組</w:t>
            </w:r>
            <w:r>
              <w:rPr>
                <w:rFonts w:hint="eastAsia"/>
                <w:color w:val="000000" w:themeColor="text1"/>
              </w:rPr>
              <w:t xml:space="preserve"> 9999"</w:t>
            </w:r>
            <w:r>
              <w:rPr>
                <w:color w:val="000000" w:themeColor="text1"/>
              </w:rPr>
              <w:t>,</w:t>
            </w:r>
          </w:p>
          <w:p w:rsidR="00C21EB7" w:rsidRDefault="00526F51">
            <w:pPr>
              <w:ind w:firstLineChars="300" w:firstLine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"agent_cname": </w:t>
            </w:r>
            <w:r>
              <w:rPr>
                <w:rFonts w:hint="eastAsia"/>
                <w:color w:val="000000" w:themeColor="text1"/>
              </w:rPr>
              <w:t>"</w:t>
            </w:r>
            <w:r>
              <w:rPr>
                <w:rFonts w:hint="eastAsia"/>
                <w:color w:val="000000" w:themeColor="text1"/>
              </w:rPr>
              <w:t>測試</w:t>
            </w:r>
            <w:r>
              <w:rPr>
                <w:rFonts w:hint="eastAsia"/>
                <w:color w:val="000000" w:themeColor="text1"/>
              </w:rPr>
              <w:t>7788"</w:t>
            </w:r>
            <w:r>
              <w:rPr>
                <w:color w:val="000000" w:themeColor="text1"/>
              </w:rPr>
              <w:t>,</w:t>
            </w:r>
          </w:p>
          <w:p w:rsidR="00C21EB7" w:rsidRDefault="00526F51">
            <w:pPr>
              <w:ind w:firstLineChars="300" w:firstLine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"agent_identity": </w:t>
            </w:r>
            <w:r>
              <w:rPr>
                <w:rFonts w:hint="eastAsia"/>
                <w:color w:val="000000" w:themeColor="text1"/>
              </w:rPr>
              <w:t>" [</w:t>
            </w:r>
            <w:r>
              <w:rPr>
                <w:rFonts w:hint="eastAsia"/>
                <w:color w:val="000000" w:themeColor="text1"/>
              </w:rPr>
              <w:t>股東</w:t>
            </w:r>
            <w:r>
              <w:rPr>
                <w:rFonts w:hint="eastAsia"/>
                <w:color w:val="000000" w:themeColor="text1"/>
              </w:rPr>
              <w:t>] | [</w:t>
            </w:r>
            <w:r>
              <w:rPr>
                <w:rFonts w:hint="eastAsia"/>
                <w:color w:val="000000" w:themeColor="text1"/>
              </w:rPr>
              <w:t>戶主</w:t>
            </w:r>
            <w:r>
              <w:rPr>
                <w:rFonts w:hint="eastAsia"/>
                <w:color w:val="000000" w:themeColor="text1"/>
              </w:rPr>
              <w:t>] "</w:t>
            </w:r>
            <w:r>
              <w:rPr>
                <w:color w:val="000000" w:themeColor="text1"/>
              </w:rPr>
              <w:t>,</w:t>
            </w:r>
          </w:p>
          <w:p w:rsidR="00C21EB7" w:rsidRDefault="00526F51">
            <w:pPr>
              <w:ind w:firstLineChars="300" w:firstLine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"agent_identityRemark": "test123",</w:t>
            </w:r>
          </w:p>
          <w:p w:rsidR="00C21EB7" w:rsidRDefault="00526F51">
            <w:pPr>
              <w:ind w:firstLineChars="300" w:firstLine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"staff_name": </w:t>
            </w:r>
            <w:r>
              <w:rPr>
                <w:rFonts w:hint="eastAsia"/>
                <w:color w:val="000000" w:themeColor="text1"/>
              </w:rPr>
              <w:t>""</w:t>
            </w:r>
            <w:r>
              <w:rPr>
                <w:color w:val="000000" w:themeColor="text1"/>
              </w:rPr>
              <w:t>,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</w:t>
            </w:r>
            <w:r>
              <w:rPr>
                <w:rFonts w:hint="eastAsia"/>
                <w:color w:val="000000" w:themeColor="text1"/>
              </w:rPr>
              <w:t>"</w:t>
            </w:r>
            <w:r>
              <w:rPr>
                <w:color w:val="000000" w:themeColor="text1"/>
              </w:rPr>
              <w:t>staff_extno</w:t>
            </w:r>
            <w:r>
              <w:rPr>
                <w:rFonts w:hint="eastAsia"/>
                <w:color w:val="000000" w:themeColor="text1"/>
              </w:rPr>
              <w:t>"</w:t>
            </w:r>
            <w:r>
              <w:rPr>
                <w:color w:val="000000" w:themeColor="text1"/>
              </w:rPr>
              <w:t>:</w:t>
            </w:r>
            <w:r>
              <w:rPr>
                <w:rFonts w:hint="eastAsia"/>
                <w:color w:val="000000" w:themeColor="text1"/>
              </w:rPr>
              <w:t>""</w:t>
            </w:r>
            <w:r>
              <w:rPr>
                <w:color w:val="000000" w:themeColor="text1"/>
              </w:rPr>
              <w:t>,</w:t>
            </w:r>
          </w:p>
          <w:p w:rsidR="00C21EB7" w:rsidRDefault="00526F51">
            <w:pPr>
              <w:ind w:firstLineChars="300" w:firstLine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"</w:t>
            </w:r>
            <w:r>
              <w:rPr>
                <w:color w:val="000000" w:themeColor="text1"/>
              </w:rPr>
              <w:t>staff_position</w:t>
            </w:r>
            <w:r>
              <w:rPr>
                <w:rFonts w:hint="eastAsia"/>
                <w:color w:val="000000" w:themeColor="text1"/>
              </w:rPr>
              <w:t xml:space="preserve"> "</w:t>
            </w:r>
            <w:r>
              <w:rPr>
                <w:color w:val="000000" w:themeColor="text1"/>
              </w:rPr>
              <w:t>:</w:t>
            </w:r>
            <w:r>
              <w:rPr>
                <w:rFonts w:hint="eastAsia"/>
                <w:color w:val="000000" w:themeColor="text1"/>
              </w:rPr>
              <w:t>""</w:t>
            </w:r>
          </w:p>
          <w:p w:rsidR="00C21EB7" w:rsidRDefault="00526F51">
            <w:pPr>
              <w:ind w:firstLineChars="300" w:firstLine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"</w:t>
            </w:r>
            <w:r>
              <w:rPr>
                <w:color w:val="000000" w:themeColor="text1"/>
              </w:rPr>
              <w:t>staff_Dept</w:t>
            </w:r>
            <w:r>
              <w:rPr>
                <w:rFonts w:hint="eastAsia"/>
                <w:color w:val="000000" w:themeColor="text1"/>
              </w:rPr>
              <w:t>"</w:t>
            </w:r>
            <w:r>
              <w:rPr>
                <w:color w:val="000000" w:themeColor="text1"/>
              </w:rPr>
              <w:t>:</w:t>
            </w:r>
            <w:r>
              <w:rPr>
                <w:rFonts w:hint="eastAsia"/>
                <w:color w:val="000000" w:themeColor="text1"/>
              </w:rPr>
              <w:t>""</w:t>
            </w:r>
          </w:p>
          <w:p w:rsidR="00C21EB7" w:rsidRDefault="00526F51">
            <w:pPr>
              <w:ind w:firstLineChars="300" w:firstLine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"sex": "M",</w:t>
            </w:r>
          </w:p>
          <w:p w:rsidR="00C21EB7" w:rsidRDefault="00526F51">
            <w:pPr>
              <w:ind w:firstLineChars="300" w:firstLine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"spoken_lang": "</w:t>
            </w:r>
            <w:r>
              <w:rPr>
                <w:rFonts w:hint="eastAsia"/>
                <w:color w:val="000000" w:themeColor="text1"/>
                <w:sz w:val="22"/>
                <w:lang w:val="en-GB"/>
              </w:rPr>
              <w:t>廣東話</w:t>
            </w:r>
            <w:r>
              <w:rPr>
                <w:color w:val="000000" w:themeColor="text1"/>
              </w:rPr>
              <w:t>",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"record_count": 1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}”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]</w:t>
            </w:r>
          </w:p>
          <w:p w:rsidR="00C21EB7" w:rsidRDefault="00C21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[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{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</w:t>
            </w:r>
            <w:r>
              <w:rPr>
                <w:rFonts w:hint="eastAsia"/>
                <w:color w:val="000000" w:themeColor="text1"/>
              </w:rPr>
              <w:t>"</w:t>
            </w:r>
            <w:r>
              <w:rPr>
                <w:color w:val="000000" w:themeColor="text1"/>
              </w:rPr>
              <w:t>type</w:t>
            </w:r>
            <w:r>
              <w:rPr>
                <w:rFonts w:hint="eastAsia"/>
                <w:color w:val="000000" w:themeColor="text1"/>
              </w:rPr>
              <w:t>": "</w:t>
            </w:r>
            <w:r>
              <w:rPr>
                <w:color w:val="000000" w:themeColor="text1"/>
              </w:rPr>
              <w:t>staff</w:t>
            </w:r>
            <w:r>
              <w:rPr>
                <w:rFonts w:hint="eastAsia"/>
                <w:color w:val="000000" w:themeColor="text1"/>
              </w:rPr>
              <w:t>"</w:t>
            </w:r>
            <w:r>
              <w:rPr>
                <w:color w:val="000000" w:themeColor="text1"/>
              </w:rPr>
              <w:t>,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    "</w:t>
            </w:r>
            <w:r>
              <w:rPr>
                <w:color w:val="000000" w:themeColor="text1"/>
              </w:rPr>
              <w:t>tel_no</w:t>
            </w:r>
            <w:r>
              <w:rPr>
                <w:rFonts w:hint="eastAsia"/>
                <w:color w:val="000000" w:themeColor="text1"/>
              </w:rPr>
              <w:t>": "</w:t>
            </w:r>
            <w:r>
              <w:rPr>
                <w:color w:val="000000" w:themeColor="text1"/>
              </w:rPr>
              <w:t>85312345678</w:t>
            </w:r>
            <w:r>
              <w:rPr>
                <w:rFonts w:hint="eastAsia"/>
                <w:color w:val="000000" w:themeColor="text1"/>
              </w:rPr>
              <w:t>"</w:t>
            </w:r>
            <w:r>
              <w:rPr>
                <w:color w:val="000000" w:themeColor="text1"/>
              </w:rPr>
              <w:t>,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  <w:lang w:eastAsia="zh-HK"/>
              </w:rPr>
              <w:t xml:space="preserve">      </w:t>
            </w:r>
            <w:r>
              <w:rPr>
                <w:rFonts w:hint="eastAsia"/>
                <w:color w:val="000000" w:themeColor="text1"/>
              </w:rPr>
              <w:t>"agent_code": ""</w:t>
            </w:r>
            <w:r>
              <w:rPr>
                <w:color w:val="000000" w:themeColor="text1"/>
              </w:rPr>
              <w:t>,</w:t>
            </w:r>
          </w:p>
          <w:p w:rsidR="00C21EB7" w:rsidRDefault="00526F51">
            <w:pPr>
              <w:ind w:firstLineChars="300" w:firstLine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"agent_cname": </w:t>
            </w:r>
            <w:r>
              <w:rPr>
                <w:rFonts w:hint="eastAsia"/>
                <w:color w:val="000000" w:themeColor="text1"/>
              </w:rPr>
              <w:t>""</w:t>
            </w:r>
            <w:r>
              <w:rPr>
                <w:color w:val="000000" w:themeColor="text1"/>
              </w:rPr>
              <w:t>,</w:t>
            </w:r>
          </w:p>
          <w:p w:rsidR="00C21EB7" w:rsidRDefault="00526F51">
            <w:pPr>
              <w:ind w:firstLineChars="300" w:firstLine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"agent_Identity": </w:t>
            </w:r>
            <w:r>
              <w:rPr>
                <w:rFonts w:hint="eastAsia"/>
                <w:color w:val="000000" w:themeColor="text1"/>
              </w:rPr>
              <w:t>""</w:t>
            </w:r>
            <w:r>
              <w:rPr>
                <w:color w:val="000000" w:themeColor="text1"/>
              </w:rPr>
              <w:t>,</w:t>
            </w:r>
          </w:p>
          <w:p w:rsidR="00C21EB7" w:rsidRDefault="00526F51">
            <w:pPr>
              <w:ind w:firstLineChars="300" w:firstLine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"agent_IdentityRemark": "",</w:t>
            </w:r>
          </w:p>
          <w:p w:rsidR="00C21EB7" w:rsidRDefault="00526F51">
            <w:pPr>
              <w:ind w:firstLineChars="300" w:firstLine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"staff_name":</w:t>
            </w:r>
            <w:r>
              <w:rPr>
                <w:rFonts w:hint="eastAsia"/>
                <w:color w:val="000000" w:themeColor="text1"/>
              </w:rPr>
              <w:t>"</w:t>
            </w:r>
            <w:r>
              <w:rPr>
                <w:rFonts w:hint="eastAsia"/>
                <w:color w:val="000000" w:themeColor="text1"/>
                <w:sz w:val="22"/>
                <w:lang w:val="en-GB"/>
              </w:rPr>
              <w:t>泰臣</w:t>
            </w:r>
            <w:r>
              <w:rPr>
                <w:rFonts w:hint="eastAsia"/>
                <w:color w:val="000000" w:themeColor="text1"/>
              </w:rPr>
              <w:t>"</w:t>
            </w:r>
            <w:r>
              <w:rPr>
                <w:color w:val="000000" w:themeColor="text1"/>
              </w:rPr>
              <w:t>,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</w:t>
            </w:r>
            <w:r>
              <w:rPr>
                <w:rFonts w:hint="eastAsia"/>
                <w:color w:val="000000" w:themeColor="text1"/>
              </w:rPr>
              <w:t>"</w:t>
            </w:r>
            <w:r>
              <w:rPr>
                <w:color w:val="000000" w:themeColor="text1"/>
              </w:rPr>
              <w:t>staff_extno</w:t>
            </w:r>
            <w:r>
              <w:rPr>
                <w:rFonts w:hint="eastAsia"/>
                <w:color w:val="000000" w:themeColor="text1"/>
              </w:rPr>
              <w:t>"</w:t>
            </w:r>
            <w:r>
              <w:rPr>
                <w:color w:val="000000" w:themeColor="text1"/>
              </w:rPr>
              <w:t>:</w:t>
            </w:r>
            <w:r>
              <w:rPr>
                <w:rFonts w:hint="eastAsia"/>
                <w:color w:val="000000" w:themeColor="text1"/>
              </w:rPr>
              <w:t>"</w:t>
            </w:r>
            <w:r>
              <w:rPr>
                <w:color w:val="000000" w:themeColor="text1"/>
              </w:rPr>
              <w:t>1333</w:t>
            </w:r>
            <w:r>
              <w:rPr>
                <w:rFonts w:hint="eastAsia"/>
                <w:color w:val="000000" w:themeColor="text1"/>
              </w:rPr>
              <w:t>"</w:t>
            </w:r>
            <w:r>
              <w:rPr>
                <w:color w:val="000000" w:themeColor="text1"/>
              </w:rPr>
              <w:t>,</w:t>
            </w:r>
          </w:p>
          <w:p w:rsidR="00C21EB7" w:rsidRDefault="00526F51">
            <w:pPr>
              <w:ind w:firstLineChars="300" w:firstLine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"</w:t>
            </w:r>
            <w:r>
              <w:rPr>
                <w:color w:val="000000" w:themeColor="text1"/>
              </w:rPr>
              <w:t>staff_position</w:t>
            </w:r>
            <w:r>
              <w:rPr>
                <w:rFonts w:hint="eastAsia"/>
                <w:color w:val="000000" w:themeColor="text1"/>
              </w:rPr>
              <w:t xml:space="preserve"> "</w:t>
            </w:r>
            <w:r>
              <w:rPr>
                <w:color w:val="000000" w:themeColor="text1"/>
              </w:rPr>
              <w:t>:</w:t>
            </w:r>
            <w:r>
              <w:rPr>
                <w:rFonts w:hint="eastAsia"/>
                <w:color w:val="000000" w:themeColor="text1"/>
              </w:rPr>
              <w:t>"</w:t>
            </w:r>
            <w:r>
              <w:rPr>
                <w:rFonts w:ascii="Calibri" w:hAnsi="Calibri"/>
                <w:color w:val="000000" w:themeColor="text1"/>
                <w:sz w:val="22"/>
                <w:lang w:val="en-GB"/>
              </w:rPr>
              <w:t xml:space="preserve"> IT </w:t>
            </w:r>
            <w:r>
              <w:rPr>
                <w:rFonts w:ascii="Calibri" w:hAnsi="Calibri"/>
                <w:color w:val="000000" w:themeColor="text1"/>
                <w:sz w:val="22"/>
              </w:rPr>
              <w:t>Manager</w:t>
            </w:r>
            <w:r>
              <w:rPr>
                <w:rFonts w:hint="eastAsia"/>
                <w:color w:val="000000" w:themeColor="text1"/>
              </w:rPr>
              <w:t xml:space="preserve"> "</w:t>
            </w:r>
          </w:p>
          <w:p w:rsidR="00C21EB7" w:rsidRDefault="00526F51">
            <w:pPr>
              <w:ind w:firstLineChars="300" w:firstLine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"</w:t>
            </w:r>
            <w:r>
              <w:rPr>
                <w:color w:val="000000" w:themeColor="text1"/>
              </w:rPr>
              <w:t>staff_Dept</w:t>
            </w:r>
            <w:r>
              <w:rPr>
                <w:rFonts w:hint="eastAsia"/>
                <w:color w:val="000000" w:themeColor="text1"/>
              </w:rPr>
              <w:t>"</w:t>
            </w:r>
            <w:r>
              <w:rPr>
                <w:color w:val="000000" w:themeColor="text1"/>
              </w:rPr>
              <w:t>:</w:t>
            </w:r>
            <w:r>
              <w:rPr>
                <w:rFonts w:hint="eastAsia"/>
                <w:color w:val="000000" w:themeColor="text1"/>
              </w:rPr>
              <w:t>"</w:t>
            </w:r>
            <w:r>
              <w:rPr>
                <w:rFonts w:ascii="Calibri" w:hAnsi="Calibri"/>
                <w:color w:val="000000" w:themeColor="text1"/>
                <w:sz w:val="22"/>
                <w:lang w:val="en-GB"/>
              </w:rPr>
              <w:t>IT Department</w:t>
            </w:r>
            <w:r>
              <w:rPr>
                <w:rFonts w:hint="eastAsia"/>
                <w:color w:val="000000" w:themeColor="text1"/>
              </w:rPr>
              <w:t>"</w:t>
            </w:r>
          </w:p>
          <w:p w:rsidR="00C21EB7" w:rsidRDefault="00526F51">
            <w:pPr>
              <w:ind w:firstLineChars="300" w:firstLine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"sex": "M",</w:t>
            </w:r>
          </w:p>
          <w:p w:rsidR="00C21EB7" w:rsidRDefault="00526F51">
            <w:pPr>
              <w:ind w:firstLineChars="300" w:firstLine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"spoken_lang": "</w:t>
            </w:r>
            <w:r>
              <w:rPr>
                <w:rFonts w:hint="eastAsia"/>
                <w:color w:val="000000" w:themeColor="text1"/>
                <w:sz w:val="22"/>
                <w:lang w:val="en-GB"/>
              </w:rPr>
              <w:t>廣東話</w:t>
            </w:r>
            <w:r>
              <w:rPr>
                <w:color w:val="000000" w:themeColor="text1"/>
              </w:rPr>
              <w:t>",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"record_count": 1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}”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]</w:t>
            </w:r>
          </w:p>
        </w:tc>
        <w:tc>
          <w:tcPr>
            <w:tcW w:w="4244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Action data list</w:t>
            </w:r>
          </w:p>
          <w:p w:rsidR="00C21EB7" w:rsidRDefault="00C21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  <w:lang w:eastAsia="zh-HK"/>
              </w:rPr>
              <w:t>t</w:t>
            </w:r>
            <w:r>
              <w:rPr>
                <w:rFonts w:hint="eastAsia"/>
                <w:color w:val="000000" w:themeColor="text1"/>
                <w:sz w:val="20"/>
                <w:szCs w:val="20"/>
                <w:lang w:eastAsia="zh-HK"/>
              </w:rPr>
              <w:t>ype</w:t>
            </w:r>
            <w:r>
              <w:rPr>
                <w:color w:val="000000" w:themeColor="text1"/>
                <w:sz w:val="20"/>
                <w:szCs w:val="20"/>
              </w:rPr>
              <w:t xml:space="preserve"> –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類型</w:t>
            </w:r>
            <w:r>
              <w:rPr>
                <w:color w:val="000000" w:themeColor="text1"/>
                <w:sz w:val="20"/>
                <w:szCs w:val="20"/>
              </w:rPr>
              <w:t xml:space="preserve"> (agent/staff)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tel_no – 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電話號碼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a</w:t>
            </w:r>
            <w:r>
              <w:rPr>
                <w:color w:val="000000" w:themeColor="text1"/>
                <w:sz w:val="20"/>
                <w:szCs w:val="20"/>
              </w:rPr>
              <w:t>gent_code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>–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代理編號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agent_</w:t>
            </w:r>
            <w:r>
              <w:rPr>
                <w:color w:val="000000" w:themeColor="text1"/>
                <w:sz w:val="20"/>
                <w:szCs w:val="20"/>
              </w:rPr>
              <w:t>c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 xml:space="preserve">name </w:t>
            </w:r>
            <w:r>
              <w:rPr>
                <w:color w:val="000000" w:themeColor="text1"/>
                <w:sz w:val="20"/>
                <w:szCs w:val="20"/>
              </w:rPr>
              <w:t>–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代理名稱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lang w:val="en-GB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agent_identity</w:t>
            </w:r>
            <w:r>
              <w:rPr>
                <w:color w:val="000000" w:themeColor="text1"/>
                <w:sz w:val="20"/>
                <w:szCs w:val="20"/>
              </w:rPr>
              <w:t xml:space="preserve"> - </w:t>
            </w:r>
            <w:r>
              <w:rPr>
                <w:rFonts w:hint="eastAsia"/>
                <w:color w:val="000000" w:themeColor="text1"/>
                <w:sz w:val="22"/>
                <w:lang w:val="en-GB"/>
              </w:rPr>
              <w:t>身份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2"/>
                <w:lang w:val="en-GB"/>
              </w:rPr>
              <w:t>agent_identity</w:t>
            </w:r>
            <w:r>
              <w:rPr>
                <w:color w:val="000000" w:themeColor="text1"/>
                <w:sz w:val="22"/>
                <w:lang w:val="en-GB"/>
              </w:rPr>
              <w:t>R</w:t>
            </w:r>
            <w:r>
              <w:rPr>
                <w:rFonts w:hint="eastAsia"/>
                <w:color w:val="000000" w:themeColor="text1"/>
                <w:sz w:val="22"/>
                <w:lang w:val="en-GB"/>
              </w:rPr>
              <w:t>emark</w:t>
            </w:r>
            <w:r>
              <w:rPr>
                <w:color w:val="000000" w:themeColor="text1"/>
                <w:sz w:val="22"/>
                <w:lang w:val="en-GB"/>
              </w:rPr>
              <w:t xml:space="preserve"> - </w:t>
            </w:r>
            <w:r>
              <w:rPr>
                <w:rFonts w:hint="eastAsia"/>
                <w:color w:val="000000" w:themeColor="text1"/>
                <w:sz w:val="22"/>
                <w:lang w:val="en-GB"/>
              </w:rPr>
              <w:t>身份備註</w:t>
            </w:r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staff_name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>–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員工名稱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staff_extno-</w:t>
            </w:r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電話內線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staff_position- </w:t>
            </w:r>
            <w:r>
              <w:rPr>
                <w:rFonts w:hint="eastAsia"/>
                <w:color w:val="000000" w:themeColor="text1"/>
                <w:sz w:val="22"/>
                <w:lang w:val="en-GB"/>
              </w:rPr>
              <w:t>職稱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staff_dept- </w:t>
            </w:r>
            <w:r>
              <w:rPr>
                <w:rFonts w:hint="eastAsia"/>
                <w:color w:val="000000" w:themeColor="text1"/>
                <w:sz w:val="22"/>
                <w:lang w:val="en-GB"/>
              </w:rPr>
              <w:t>部門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sex- </w:t>
            </w:r>
            <w:r>
              <w:rPr>
                <w:rFonts w:hint="eastAsia"/>
                <w:color w:val="000000" w:themeColor="text1"/>
                <w:sz w:val="22"/>
                <w:lang w:val="en-GB"/>
              </w:rPr>
              <w:t>性別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spoken_lang- </w:t>
            </w:r>
            <w:r>
              <w:rPr>
                <w:rFonts w:hint="eastAsia"/>
                <w:color w:val="000000" w:themeColor="text1"/>
                <w:sz w:val="22"/>
                <w:lang w:val="en-GB"/>
              </w:rPr>
              <w:t>語言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 xml:space="preserve">record_count </w:t>
            </w:r>
            <w:r>
              <w:rPr>
                <w:color w:val="000000" w:themeColor="text1"/>
                <w:sz w:val="20"/>
                <w:szCs w:val="20"/>
              </w:rPr>
              <w:t>–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資料項數</w:t>
            </w:r>
          </w:p>
        </w:tc>
      </w:tr>
      <w:tr w:rsidR="00C21EB7" w:rsidTr="00C21E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C21EB7" w:rsidRDefault="00526F51">
            <w:pPr>
              <w:rPr>
                <w:b w:val="0"/>
                <w:bCs w:val="0"/>
                <w:color w:val="000000" w:themeColor="text1"/>
              </w:rPr>
            </w:pPr>
            <w:r>
              <w:rPr>
                <w:color w:val="000000" w:themeColor="text1"/>
              </w:rPr>
              <w:t>code</w:t>
            </w:r>
          </w:p>
        </w:tc>
        <w:tc>
          <w:tcPr>
            <w:tcW w:w="557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“</w:t>
            </w:r>
            <w:r>
              <w:rPr>
                <w:rFonts w:hint="eastAsia"/>
                <w:color w:val="000000" w:themeColor="text1"/>
              </w:rPr>
              <w:t>0</w:t>
            </w:r>
            <w:r>
              <w:rPr>
                <w:color w:val="000000" w:themeColor="text1"/>
              </w:rPr>
              <w:t>”</w:t>
            </w:r>
            <w:r>
              <w:rPr>
                <w:rFonts w:hint="eastAsia"/>
                <w:color w:val="000000" w:themeColor="text1"/>
              </w:rPr>
              <w:t xml:space="preserve">, </w:t>
            </w:r>
            <w:r>
              <w:rPr>
                <w:color w:val="000000" w:themeColor="text1"/>
              </w:rPr>
              <w:t>“</w:t>
            </w:r>
            <w:r>
              <w:rPr>
                <w:rFonts w:hint="eastAsia"/>
                <w:color w:val="000000" w:themeColor="text1"/>
              </w:rPr>
              <w:t>50001</w:t>
            </w:r>
            <w:r>
              <w:rPr>
                <w:color w:val="000000" w:themeColor="text1"/>
              </w:rPr>
              <w:t>”</w:t>
            </w:r>
          </w:p>
        </w:tc>
        <w:tc>
          <w:tcPr>
            <w:tcW w:w="424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Result corresponding code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case(s): </w:t>
            </w:r>
          </w:p>
          <w:p w:rsidR="00C21EB7" w:rsidRDefault="00526F51">
            <w:pPr>
              <w:tabs>
                <w:tab w:val="right" w:pos="513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“0” 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--</w:t>
            </w:r>
            <w:r>
              <w:rPr>
                <w:color w:val="000000" w:themeColor="text1"/>
                <w:sz w:val="20"/>
                <w:szCs w:val="20"/>
              </w:rPr>
              <w:t xml:space="preserve"> Success</w:t>
            </w:r>
            <w:r>
              <w:rPr>
                <w:color w:val="000000" w:themeColor="text1"/>
                <w:sz w:val="20"/>
                <w:szCs w:val="20"/>
              </w:rPr>
              <w:tab/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 xml:space="preserve">&gt; </w:t>
            </w:r>
            <w:r>
              <w:rPr>
                <w:color w:val="000000" w:themeColor="text1"/>
                <w:sz w:val="20"/>
                <w:szCs w:val="20"/>
              </w:rPr>
              <w:t>“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0</w:t>
            </w:r>
            <w:r>
              <w:rPr>
                <w:color w:val="000000" w:themeColor="text1"/>
                <w:sz w:val="20"/>
                <w:szCs w:val="20"/>
              </w:rPr>
              <w:t xml:space="preserve">” – 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F</w:t>
            </w:r>
            <w:r>
              <w:rPr>
                <w:color w:val="000000" w:themeColor="text1"/>
                <w:sz w:val="20"/>
                <w:szCs w:val="20"/>
              </w:rPr>
              <w:t>ail</w:t>
            </w:r>
          </w:p>
        </w:tc>
      </w:tr>
      <w:tr w:rsidR="00C21EB7" w:rsidTr="00C21E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C21EB7" w:rsidRDefault="00526F51">
            <w:pPr>
              <w:rPr>
                <w:b w:val="0"/>
                <w:bCs w:val="0"/>
                <w:color w:val="000000" w:themeColor="text1"/>
              </w:rPr>
            </w:pPr>
            <w:r>
              <w:rPr>
                <w:color w:val="000000" w:themeColor="text1"/>
              </w:rPr>
              <w:t>msg</w:t>
            </w:r>
          </w:p>
        </w:tc>
        <w:tc>
          <w:tcPr>
            <w:tcW w:w="5570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</w:t>
            </w:r>
            <w:r>
              <w:rPr>
                <w:rFonts w:hint="eastAsia"/>
                <w:color w:val="000000" w:themeColor="text1"/>
              </w:rPr>
              <w:t xml:space="preserve">.g. </w:t>
            </w:r>
            <w:r>
              <w:rPr>
                <w:color w:val="000000" w:themeColor="text1"/>
              </w:rPr>
              <w:t>“”</w:t>
            </w:r>
            <w:r>
              <w:rPr>
                <w:rFonts w:hint="eastAsia"/>
                <w:color w:val="000000" w:themeColor="text1"/>
              </w:rPr>
              <w:t>,</w:t>
            </w:r>
            <w:r>
              <w:rPr>
                <w:color w:val="000000" w:themeColor="text1"/>
              </w:rPr>
              <w:t xml:space="preserve"> “Invalid Parameter(s)”</w:t>
            </w:r>
          </w:p>
        </w:tc>
        <w:tc>
          <w:tcPr>
            <w:tcW w:w="4244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Result corresponding message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Case(s): 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“” -- Success ”</w:t>
            </w:r>
          </w:p>
        </w:tc>
      </w:tr>
    </w:tbl>
    <w:p w:rsidR="00C21EB7" w:rsidRDefault="00C21EB7"/>
    <w:p w:rsidR="00C21EB7" w:rsidRDefault="00C21EB7"/>
    <w:p w:rsidR="00C21EB7" w:rsidRDefault="00526F51">
      <w:pPr>
        <w:pStyle w:val="Heading2"/>
        <w:rPr>
          <w:rStyle w:val="TitleChar"/>
          <w:rFonts w:eastAsia="SimSun"/>
          <w:sz w:val="28"/>
          <w:szCs w:val="28"/>
          <w:lang w:eastAsia="zh-CN"/>
        </w:rPr>
      </w:pPr>
      <w:r>
        <w:rPr>
          <w:rStyle w:val="TitleChar"/>
          <w:sz w:val="28"/>
          <w:szCs w:val="28"/>
        </w:rPr>
        <w:t>2.</w:t>
      </w:r>
      <w:r>
        <w:rPr>
          <w:rStyle w:val="TitleChar"/>
          <w:rFonts w:eastAsia="SimSun" w:hint="eastAsia"/>
          <w:sz w:val="28"/>
          <w:szCs w:val="28"/>
          <w:lang w:eastAsia="zh-CN"/>
        </w:rPr>
        <w:t>5</w:t>
      </w:r>
      <w:r>
        <w:rPr>
          <w:rStyle w:val="TitleChar"/>
          <w:sz w:val="28"/>
          <w:szCs w:val="28"/>
        </w:rPr>
        <w:t xml:space="preserve">. </w:t>
      </w:r>
      <w:r>
        <w:rPr>
          <w:rStyle w:val="TitleChar"/>
          <w:rFonts w:eastAsia="SimSun" w:hint="eastAsia"/>
          <w:sz w:val="28"/>
          <w:szCs w:val="28"/>
          <w:lang w:eastAsia="zh-CN"/>
        </w:rPr>
        <w:t>Translate Pwd</w:t>
      </w:r>
    </w:p>
    <w:p w:rsidR="00C21EB7" w:rsidRDefault="00526F51">
      <w:pPr>
        <w:rPr>
          <w:rStyle w:val="TitleChar"/>
          <w:rFonts w:eastAsia="SimSun"/>
          <w:sz w:val="28"/>
          <w:szCs w:val="28"/>
          <w:lang w:eastAsia="zh-CN"/>
        </w:rPr>
      </w:pPr>
      <w:r>
        <w:rPr>
          <w:rFonts w:ascii="Arial" w:eastAsia="SimSun" w:hAnsi="Arial" w:cs="Arial" w:hint="eastAsia"/>
          <w:color w:val="000000"/>
          <w:kern w:val="0"/>
          <w:sz w:val="22"/>
          <w:lang w:eastAsia="zh-CN"/>
        </w:rPr>
        <w:t>Translate Agent Password Or Cisco Password</w:t>
      </w:r>
    </w:p>
    <w:p w:rsidR="00C21EB7" w:rsidRDefault="00526F51">
      <w:pPr>
        <w:pStyle w:val="Heading3"/>
        <w:rPr>
          <w:rFonts w:ascii="Arial" w:hAnsi="Arial" w:cs="Arial"/>
          <w:shd w:val="clear" w:color="auto" w:fill="FFFFFF"/>
        </w:rPr>
      </w:pPr>
      <w:r>
        <w:rPr>
          <w:rStyle w:val="TitleChar"/>
          <w:sz w:val="24"/>
          <w:szCs w:val="24"/>
        </w:rPr>
        <w:t>2.</w:t>
      </w:r>
      <w:r>
        <w:rPr>
          <w:rStyle w:val="TitleChar"/>
          <w:rFonts w:eastAsia="SimSun" w:hint="eastAsia"/>
          <w:sz w:val="24"/>
          <w:szCs w:val="24"/>
          <w:lang w:eastAsia="zh-CN"/>
        </w:rPr>
        <w:t>5</w:t>
      </w:r>
      <w:r>
        <w:rPr>
          <w:rStyle w:val="TitleChar"/>
          <w:sz w:val="24"/>
          <w:szCs w:val="24"/>
        </w:rPr>
        <w:t>.1. URL format</w:t>
      </w:r>
    </w:p>
    <w:p w:rsidR="00C21EB7" w:rsidRDefault="00526F51">
      <w:pPr>
        <w:rPr>
          <w:rFonts w:ascii="Arial" w:hAnsi="Arial" w:cs="Arial"/>
          <w:sz w:val="22"/>
          <w:shd w:val="clear" w:color="auto" w:fill="FFFFFF"/>
        </w:rPr>
      </w:pPr>
      <w:r>
        <w:rPr>
          <w:rFonts w:ascii="Arial" w:hAnsi="Arial" w:cs="Arial"/>
          <w:sz w:val="22"/>
          <w:shd w:val="clear" w:color="auto" w:fill="FFFFFF"/>
        </w:rPr>
        <w:t>{API_Service_URL}/V1/</w:t>
      </w:r>
      <w:r>
        <w:rPr>
          <w:rFonts w:ascii="Arial" w:hAnsi="Arial" w:cs="Arial" w:hint="eastAsia"/>
          <w:sz w:val="22"/>
          <w:shd w:val="clear" w:color="auto" w:fill="FFFFFF"/>
        </w:rPr>
        <w:t>cisco_get_translate_pwd</w:t>
      </w:r>
    </w:p>
    <w:p w:rsidR="00C21EB7" w:rsidRDefault="00C21EB7">
      <w:pPr>
        <w:rPr>
          <w:sz w:val="22"/>
        </w:rPr>
      </w:pPr>
    </w:p>
    <w:p w:rsidR="00C21EB7" w:rsidRDefault="00526F51">
      <w:pPr>
        <w:pStyle w:val="Heading3"/>
        <w:rPr>
          <w:rFonts w:ascii="Arial" w:hAnsi="Arial" w:cs="Arial"/>
          <w:shd w:val="clear" w:color="auto" w:fill="FFFFFF"/>
        </w:rPr>
      </w:pPr>
      <w:r>
        <w:rPr>
          <w:rStyle w:val="TitleChar"/>
          <w:sz w:val="24"/>
          <w:szCs w:val="24"/>
        </w:rPr>
        <w:t>2.</w:t>
      </w:r>
      <w:r>
        <w:rPr>
          <w:rStyle w:val="TitleChar"/>
          <w:rFonts w:eastAsia="SimSun" w:hint="eastAsia"/>
          <w:sz w:val="24"/>
          <w:szCs w:val="24"/>
          <w:lang w:eastAsia="zh-CN"/>
        </w:rPr>
        <w:t>5</w:t>
      </w:r>
      <w:r>
        <w:rPr>
          <w:rStyle w:val="TitleChar"/>
          <w:sz w:val="24"/>
          <w:szCs w:val="24"/>
        </w:rPr>
        <w:t>.2.Paramters</w:t>
      </w:r>
    </w:p>
    <w:tbl>
      <w:tblPr>
        <w:tblStyle w:val="LightShading-Accent3"/>
        <w:tblW w:w="19317" w:type="dxa"/>
        <w:tblBorders>
          <w:top w:val="none" w:sz="0" w:space="0" w:color="auto"/>
          <w:bottom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11"/>
        <w:gridCol w:w="786"/>
        <w:gridCol w:w="14084"/>
        <w:gridCol w:w="2236"/>
      </w:tblGrid>
      <w:tr w:rsidR="00C21EB7" w:rsidTr="00C21E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Borders>
              <w:top w:val="single" w:sz="4" w:space="0" w:color="auto"/>
              <w:bottom w:val="single" w:sz="4" w:space="0" w:color="auto"/>
            </w:tcBorders>
            <w:shd w:val="clear" w:color="auto" w:fill="5160CB"/>
          </w:tcPr>
          <w:p w:rsidR="00C21EB7" w:rsidRDefault="00526F51">
            <w:pPr>
              <w:rPr>
                <w:b w:val="0"/>
                <w:bCs w:val="0"/>
                <w:color w:val="FFFFFF" w:themeColor="background1"/>
                <w:sz w:val="28"/>
                <w:szCs w:val="28"/>
              </w:rPr>
            </w:pPr>
            <w:r>
              <w:rPr>
                <w:rFonts w:hint="eastAsia"/>
                <w:color w:val="FFFFFF" w:themeColor="background1"/>
                <w:sz w:val="28"/>
                <w:szCs w:val="28"/>
              </w:rPr>
              <w:t>Name (</w:t>
            </w:r>
            <w:r>
              <w:rPr>
                <w:color w:val="FFFFFF" w:themeColor="background1"/>
                <w:sz w:val="28"/>
                <w:szCs w:val="28"/>
              </w:rPr>
              <w:t>c</w:t>
            </w:r>
            <w:r>
              <w:rPr>
                <w:rFonts w:hint="eastAsia"/>
                <w:color w:val="FFFFFF" w:themeColor="background1"/>
                <w:sz w:val="28"/>
                <w:szCs w:val="28"/>
              </w:rPr>
              <w:t xml:space="preserve">ase </w:t>
            </w:r>
            <w:r>
              <w:rPr>
                <w:color w:val="FFFFFF" w:themeColor="background1"/>
                <w:sz w:val="28"/>
                <w:szCs w:val="28"/>
              </w:rPr>
              <w:t>s</w:t>
            </w:r>
            <w:r>
              <w:rPr>
                <w:rFonts w:hint="eastAsia"/>
                <w:color w:val="FFFFFF" w:themeColor="background1"/>
                <w:sz w:val="28"/>
                <w:szCs w:val="28"/>
              </w:rPr>
              <w:t>ensitive)</w:t>
            </w:r>
          </w:p>
        </w:tc>
        <w:tc>
          <w:tcPr>
            <w:tcW w:w="786" w:type="dxa"/>
            <w:tcBorders>
              <w:top w:val="single" w:sz="4" w:space="0" w:color="auto"/>
              <w:bottom w:val="single" w:sz="4" w:space="0" w:color="auto"/>
            </w:tcBorders>
            <w:shd w:val="clear" w:color="auto" w:fill="5160CB"/>
          </w:tcPr>
          <w:p w:rsidR="00C21EB7" w:rsidRDefault="00526F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  <w:sz w:val="28"/>
                <w:szCs w:val="28"/>
              </w:rPr>
            </w:pPr>
            <w:r>
              <w:rPr>
                <w:rFonts w:hint="eastAsia"/>
                <w:color w:val="FFFFFF" w:themeColor="background1"/>
                <w:sz w:val="28"/>
                <w:szCs w:val="28"/>
              </w:rPr>
              <w:t>Data Type</w:t>
            </w:r>
          </w:p>
        </w:tc>
        <w:tc>
          <w:tcPr>
            <w:tcW w:w="14084" w:type="dxa"/>
            <w:tcBorders>
              <w:top w:val="single" w:sz="4" w:space="0" w:color="auto"/>
              <w:bottom w:val="single" w:sz="4" w:space="0" w:color="auto"/>
            </w:tcBorders>
            <w:shd w:val="clear" w:color="auto" w:fill="5160CB"/>
          </w:tcPr>
          <w:p w:rsidR="00C21EB7" w:rsidRDefault="00526F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  <w:sz w:val="28"/>
                <w:szCs w:val="28"/>
              </w:rPr>
            </w:pPr>
            <w:r>
              <w:rPr>
                <w:color w:val="FFFFFF" w:themeColor="background1"/>
                <w:sz w:val="28"/>
                <w:szCs w:val="28"/>
              </w:rPr>
              <w:t xml:space="preserve">Example </w:t>
            </w:r>
            <w:r>
              <w:rPr>
                <w:rFonts w:hint="eastAsia"/>
                <w:color w:val="FFFFFF" w:themeColor="background1"/>
                <w:sz w:val="28"/>
                <w:szCs w:val="28"/>
              </w:rPr>
              <w:t>Value(</w:t>
            </w:r>
            <w:r>
              <w:rPr>
                <w:color w:val="FFFFFF" w:themeColor="background1"/>
                <w:sz w:val="28"/>
                <w:szCs w:val="28"/>
              </w:rPr>
              <w:t>c</w:t>
            </w:r>
            <w:r>
              <w:rPr>
                <w:rFonts w:hint="eastAsia"/>
                <w:color w:val="FFFFFF" w:themeColor="background1"/>
                <w:sz w:val="28"/>
                <w:szCs w:val="28"/>
              </w:rPr>
              <w:t xml:space="preserve">ase </w:t>
            </w:r>
            <w:r>
              <w:rPr>
                <w:color w:val="FFFFFF" w:themeColor="background1"/>
                <w:sz w:val="28"/>
                <w:szCs w:val="28"/>
              </w:rPr>
              <w:t>s</w:t>
            </w:r>
            <w:r>
              <w:rPr>
                <w:rFonts w:hint="eastAsia"/>
                <w:color w:val="FFFFFF" w:themeColor="background1"/>
                <w:sz w:val="28"/>
                <w:szCs w:val="28"/>
              </w:rPr>
              <w:t>ensitive)</w:t>
            </w:r>
          </w:p>
        </w:tc>
        <w:tc>
          <w:tcPr>
            <w:tcW w:w="2236" w:type="dxa"/>
            <w:tcBorders>
              <w:top w:val="single" w:sz="4" w:space="0" w:color="auto"/>
              <w:bottom w:val="single" w:sz="4" w:space="0" w:color="auto"/>
            </w:tcBorders>
            <w:shd w:val="clear" w:color="auto" w:fill="5160CB"/>
          </w:tcPr>
          <w:p w:rsidR="00C21EB7" w:rsidRDefault="00526F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  <w:sz w:val="28"/>
                <w:szCs w:val="28"/>
              </w:rPr>
            </w:pPr>
            <w:r>
              <w:rPr>
                <w:rFonts w:hint="eastAsia"/>
                <w:color w:val="FFFFFF" w:themeColor="background1"/>
                <w:sz w:val="28"/>
                <w:szCs w:val="28"/>
              </w:rPr>
              <w:t>Remark</w:t>
            </w:r>
            <w:r>
              <w:rPr>
                <w:color w:val="FFFFFF" w:themeColor="background1"/>
                <w:sz w:val="28"/>
                <w:szCs w:val="28"/>
              </w:rPr>
              <w:t>s</w:t>
            </w:r>
          </w:p>
        </w:tc>
      </w:tr>
      <w:tr w:rsidR="00C21EB7" w:rsidTr="00C21E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C21EB7" w:rsidRDefault="00526F51">
            <w:pPr>
              <w:rPr>
                <w:rFonts w:eastAsia="SimSun"/>
                <w:b w:val="0"/>
                <w:bCs w:val="0"/>
                <w:color w:val="000000" w:themeColor="text1"/>
                <w:lang w:eastAsia="zh-CN"/>
              </w:rPr>
            </w:pPr>
            <w:r>
              <w:rPr>
                <w:rFonts w:eastAsia="SimSun" w:hint="eastAsia"/>
                <w:color w:val="000000" w:themeColor="text1"/>
                <w:lang w:eastAsia="zh-CN"/>
              </w:rPr>
              <w:t>agent_encrypt_pwd</w:t>
            </w:r>
          </w:p>
        </w:tc>
        <w:tc>
          <w:tcPr>
            <w:tcW w:w="786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eastAsia="zh-HK"/>
              </w:rPr>
            </w:pPr>
            <w:r>
              <w:rPr>
                <w:color w:val="000000" w:themeColor="text1"/>
                <w:lang w:eastAsia="zh-HK"/>
              </w:rPr>
              <w:t>S</w:t>
            </w:r>
            <w:r>
              <w:rPr>
                <w:rFonts w:hint="eastAsia"/>
                <w:color w:val="000000" w:themeColor="text1"/>
                <w:lang w:eastAsia="zh-HK"/>
              </w:rPr>
              <w:t>tring</w:t>
            </w:r>
          </w:p>
        </w:tc>
        <w:tc>
          <w:tcPr>
            <w:tcW w:w="14084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eastAsia="zh-HK"/>
              </w:rPr>
            </w:pPr>
            <w:r>
              <w:rPr>
                <w:rFonts w:hint="eastAsia"/>
                <w:color w:val="000000" w:themeColor="text1"/>
                <w:lang w:eastAsia="zh-HK"/>
              </w:rPr>
              <w:t>YBIwp/zyldojbUm7twyE6A==</w:t>
            </w:r>
          </w:p>
        </w:tc>
        <w:tc>
          <w:tcPr>
            <w:tcW w:w="2236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SimSun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eastAsia="SimSun" w:hint="eastAsia"/>
                <w:color w:val="000000" w:themeColor="text1"/>
                <w:sz w:val="20"/>
                <w:szCs w:val="20"/>
                <w:lang w:eastAsia="zh-CN"/>
              </w:rPr>
              <w:t>Agent Encrypt Password</w:t>
            </w:r>
          </w:p>
        </w:tc>
      </w:tr>
      <w:tr w:rsidR="00C21EB7" w:rsidTr="00C21E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C21EB7" w:rsidRDefault="00526F51">
            <w:pPr>
              <w:rPr>
                <w:rFonts w:eastAsia="SimSun"/>
                <w:b w:val="0"/>
                <w:bCs w:val="0"/>
                <w:color w:val="000000" w:themeColor="text1"/>
                <w:lang w:eastAsia="zh-CN"/>
              </w:rPr>
            </w:pPr>
            <w:r>
              <w:rPr>
                <w:rFonts w:eastAsia="SimSun" w:hint="eastAsia"/>
                <w:color w:val="000000" w:themeColor="text1"/>
                <w:lang w:eastAsia="zh-CN"/>
              </w:rPr>
              <w:t>Cisco_encrypt_pwd</w:t>
            </w:r>
          </w:p>
        </w:tc>
        <w:tc>
          <w:tcPr>
            <w:tcW w:w="78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eastAsia="zh-HK"/>
              </w:rPr>
            </w:pPr>
            <w:r>
              <w:rPr>
                <w:color w:val="000000" w:themeColor="text1"/>
                <w:lang w:eastAsia="zh-HK"/>
              </w:rPr>
              <w:t>S</w:t>
            </w:r>
            <w:r>
              <w:rPr>
                <w:rFonts w:hint="eastAsia"/>
                <w:color w:val="000000" w:themeColor="text1"/>
                <w:lang w:eastAsia="zh-HK"/>
              </w:rPr>
              <w:t>tring</w:t>
            </w:r>
          </w:p>
        </w:tc>
        <w:tc>
          <w:tcPr>
            <w:tcW w:w="1408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eastAsia="zh-HK"/>
              </w:rPr>
            </w:pPr>
            <w:r>
              <w:rPr>
                <w:rFonts w:hint="eastAsia"/>
                <w:color w:val="000000" w:themeColor="text1"/>
                <w:lang w:eastAsia="zh-HK"/>
              </w:rPr>
              <w:t>FzywyKSJ9/vNeHgp7FUEfFd4tbeGjvWBHTwh1e0AvmQHl3j/7O6GuWSqeWi7i30NbtEoNqocGiUEC8LSn5H6DfuLlS2fpr4GIUegOaK+269fqN259K+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eastAsia="zh-HK"/>
              </w:rPr>
            </w:pPr>
            <w:r>
              <w:rPr>
                <w:rFonts w:hint="eastAsia"/>
                <w:color w:val="000000" w:themeColor="text1"/>
                <w:lang w:eastAsia="zh-HK"/>
              </w:rPr>
              <w:t>lIEoCd03N+lUZw0WZihUdN99nMMcbdRlug/j+BRtzw4+5dZe+b3LDQYs=</w:t>
            </w:r>
          </w:p>
        </w:tc>
        <w:tc>
          <w:tcPr>
            <w:tcW w:w="223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SimSun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eastAsia="SimSun" w:hint="eastAsia"/>
                <w:color w:val="000000" w:themeColor="text1"/>
                <w:sz w:val="20"/>
                <w:szCs w:val="20"/>
                <w:lang w:eastAsia="zh-CN"/>
              </w:rPr>
              <w:t>Cisco Encrypt Password</w:t>
            </w:r>
          </w:p>
        </w:tc>
      </w:tr>
    </w:tbl>
    <w:p w:rsidR="00C21EB7" w:rsidRDefault="00C21EB7">
      <w:pPr>
        <w:rPr>
          <w:rStyle w:val="TitleChar"/>
        </w:rPr>
      </w:pPr>
    </w:p>
    <w:p w:rsidR="00C21EB7" w:rsidRDefault="00526F51">
      <w:pPr>
        <w:pStyle w:val="Heading3"/>
        <w:rPr>
          <w:rStyle w:val="TitleChar"/>
          <w:sz w:val="24"/>
          <w:szCs w:val="24"/>
        </w:rPr>
      </w:pPr>
      <w:r>
        <w:rPr>
          <w:rStyle w:val="TitleChar"/>
          <w:sz w:val="24"/>
          <w:szCs w:val="24"/>
        </w:rPr>
        <w:t>2.</w:t>
      </w:r>
      <w:r>
        <w:rPr>
          <w:rStyle w:val="TitleChar"/>
          <w:rFonts w:eastAsia="SimSun" w:hint="eastAsia"/>
          <w:sz w:val="24"/>
          <w:szCs w:val="24"/>
          <w:lang w:eastAsia="zh-CN"/>
        </w:rPr>
        <w:t>5</w:t>
      </w:r>
      <w:r>
        <w:rPr>
          <w:rStyle w:val="TitleChar"/>
          <w:sz w:val="24"/>
          <w:szCs w:val="24"/>
        </w:rPr>
        <w:t>.3.</w:t>
      </w:r>
      <w:r>
        <w:rPr>
          <w:rStyle w:val="TitleChar"/>
          <w:rFonts w:hint="eastAsia"/>
          <w:sz w:val="24"/>
          <w:szCs w:val="24"/>
        </w:rPr>
        <w:t>Return Data</w:t>
      </w:r>
    </w:p>
    <w:tbl>
      <w:tblPr>
        <w:tblStyle w:val="LightShading-Accent5"/>
        <w:tblW w:w="11482" w:type="dxa"/>
        <w:tblLayout w:type="fixed"/>
        <w:tblLook w:val="04A0" w:firstRow="1" w:lastRow="0" w:firstColumn="1" w:lastColumn="0" w:noHBand="0" w:noVBand="1"/>
      </w:tblPr>
      <w:tblGrid>
        <w:gridCol w:w="1992"/>
        <w:gridCol w:w="345"/>
        <w:gridCol w:w="4927"/>
        <w:gridCol w:w="4218"/>
      </w:tblGrid>
      <w:tr w:rsidR="00C21EB7" w:rsidTr="004A48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5160CB"/>
          </w:tcPr>
          <w:p w:rsidR="00C21EB7" w:rsidRDefault="00526F51">
            <w:pPr>
              <w:rPr>
                <w:b w:val="0"/>
                <w:bCs w:val="0"/>
                <w:color w:val="FFFFFF" w:themeColor="background1"/>
                <w:sz w:val="28"/>
                <w:szCs w:val="28"/>
              </w:rPr>
            </w:pPr>
            <w:r>
              <w:rPr>
                <w:rFonts w:hint="eastAsia"/>
                <w:color w:val="FFFFFF" w:themeColor="background1"/>
                <w:sz w:val="28"/>
                <w:szCs w:val="28"/>
              </w:rPr>
              <w:t>Name (</w:t>
            </w:r>
            <w:r>
              <w:rPr>
                <w:color w:val="FFFFFF" w:themeColor="background1"/>
                <w:sz w:val="28"/>
                <w:szCs w:val="28"/>
              </w:rPr>
              <w:t>c</w:t>
            </w:r>
            <w:r>
              <w:rPr>
                <w:rFonts w:hint="eastAsia"/>
                <w:color w:val="FFFFFF" w:themeColor="background1"/>
                <w:sz w:val="28"/>
                <w:szCs w:val="28"/>
              </w:rPr>
              <w:t xml:space="preserve">ase </w:t>
            </w:r>
            <w:r>
              <w:rPr>
                <w:color w:val="FFFFFF" w:themeColor="background1"/>
                <w:sz w:val="28"/>
                <w:szCs w:val="28"/>
              </w:rPr>
              <w:t>s</w:t>
            </w:r>
            <w:r>
              <w:rPr>
                <w:rFonts w:hint="eastAsia"/>
                <w:color w:val="FFFFFF" w:themeColor="background1"/>
                <w:sz w:val="28"/>
                <w:szCs w:val="28"/>
              </w:rPr>
              <w:t>ensitive)</w:t>
            </w:r>
          </w:p>
        </w:tc>
        <w:tc>
          <w:tcPr>
            <w:tcW w:w="527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5160CB"/>
          </w:tcPr>
          <w:p w:rsidR="00C21EB7" w:rsidRDefault="00526F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  <w:sz w:val="28"/>
                <w:szCs w:val="28"/>
              </w:rPr>
            </w:pPr>
            <w:r>
              <w:rPr>
                <w:color w:val="FFFFFF" w:themeColor="background1"/>
                <w:sz w:val="28"/>
                <w:szCs w:val="28"/>
              </w:rPr>
              <w:t xml:space="preserve">Example </w:t>
            </w:r>
            <w:r>
              <w:rPr>
                <w:rFonts w:hint="eastAsia"/>
                <w:color w:val="FFFFFF" w:themeColor="background1"/>
                <w:sz w:val="28"/>
                <w:szCs w:val="28"/>
              </w:rPr>
              <w:t>Value(</w:t>
            </w:r>
            <w:r>
              <w:rPr>
                <w:color w:val="FFFFFF" w:themeColor="background1"/>
                <w:sz w:val="28"/>
                <w:szCs w:val="28"/>
              </w:rPr>
              <w:t>c</w:t>
            </w:r>
            <w:r>
              <w:rPr>
                <w:rFonts w:hint="eastAsia"/>
                <w:color w:val="FFFFFF" w:themeColor="background1"/>
                <w:sz w:val="28"/>
                <w:szCs w:val="28"/>
              </w:rPr>
              <w:t xml:space="preserve">ase </w:t>
            </w:r>
            <w:r>
              <w:rPr>
                <w:color w:val="FFFFFF" w:themeColor="background1"/>
                <w:sz w:val="28"/>
                <w:szCs w:val="28"/>
              </w:rPr>
              <w:t>s</w:t>
            </w:r>
            <w:r>
              <w:rPr>
                <w:rFonts w:hint="eastAsia"/>
                <w:color w:val="FFFFFF" w:themeColor="background1"/>
                <w:sz w:val="28"/>
                <w:szCs w:val="28"/>
              </w:rPr>
              <w:t>ensitive)</w:t>
            </w:r>
          </w:p>
        </w:tc>
        <w:tc>
          <w:tcPr>
            <w:tcW w:w="4218" w:type="dxa"/>
            <w:tcBorders>
              <w:top w:val="single" w:sz="4" w:space="0" w:color="auto"/>
              <w:bottom w:val="single" w:sz="4" w:space="0" w:color="auto"/>
            </w:tcBorders>
            <w:shd w:val="clear" w:color="auto" w:fill="5160CB"/>
          </w:tcPr>
          <w:p w:rsidR="00C21EB7" w:rsidRDefault="00526F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  <w:sz w:val="28"/>
                <w:szCs w:val="28"/>
              </w:rPr>
            </w:pPr>
            <w:r>
              <w:rPr>
                <w:rFonts w:hint="eastAsia"/>
                <w:color w:val="FFFFFF" w:themeColor="background1"/>
                <w:sz w:val="28"/>
                <w:szCs w:val="28"/>
              </w:rPr>
              <w:t>Remark</w:t>
            </w:r>
            <w:r>
              <w:rPr>
                <w:color w:val="FFFFFF" w:themeColor="background1"/>
                <w:sz w:val="28"/>
                <w:szCs w:val="28"/>
              </w:rPr>
              <w:t>s</w:t>
            </w:r>
          </w:p>
        </w:tc>
      </w:tr>
      <w:tr w:rsidR="00C21EB7" w:rsidTr="004A48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C21EB7" w:rsidRDefault="00526F51">
            <w:pPr>
              <w:rPr>
                <w:rFonts w:eastAsia="SimSun"/>
                <w:b w:val="0"/>
                <w:bCs w:val="0"/>
                <w:color w:val="000000" w:themeColor="text1"/>
                <w:lang w:eastAsia="zh-CN"/>
              </w:rPr>
            </w:pPr>
            <w:r>
              <w:rPr>
                <w:rFonts w:eastAsia="SimSun" w:hint="eastAsia"/>
                <w:color w:val="000000" w:themeColor="text1"/>
                <w:lang w:eastAsia="zh-CN"/>
              </w:rPr>
              <w:t>agent_decrypt_pwd</w:t>
            </w:r>
          </w:p>
        </w:tc>
        <w:tc>
          <w:tcPr>
            <w:tcW w:w="4927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SimSun"/>
                <w:color w:val="000000" w:themeColor="text1"/>
                <w:lang w:eastAsia="zh-CN"/>
              </w:rPr>
            </w:pPr>
            <w:r>
              <w:rPr>
                <w:rFonts w:eastAsia="SimSun"/>
                <w:color w:val="000000" w:themeColor="text1"/>
                <w:lang w:eastAsia="zh-CN"/>
              </w:rPr>
              <w:t>“</w:t>
            </w:r>
            <w:r>
              <w:rPr>
                <w:rFonts w:eastAsia="SimSun" w:hint="eastAsia"/>
                <w:color w:val="000000" w:themeColor="text1"/>
                <w:lang w:eastAsia="zh-CN"/>
              </w:rPr>
              <w:t>1234</w:t>
            </w:r>
            <w:r>
              <w:rPr>
                <w:rFonts w:eastAsia="SimSun"/>
                <w:color w:val="000000" w:themeColor="text1"/>
                <w:lang w:eastAsia="zh-CN"/>
              </w:rPr>
              <w:t>”</w:t>
            </w:r>
          </w:p>
        </w:tc>
        <w:tc>
          <w:tcPr>
            <w:tcW w:w="4218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SimSun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eastAsia="SimSun" w:hint="eastAsia"/>
                <w:color w:val="000000" w:themeColor="text1"/>
                <w:sz w:val="20"/>
                <w:szCs w:val="20"/>
                <w:lang w:eastAsia="zh-CN"/>
              </w:rPr>
              <w:t>Agent</w:t>
            </w:r>
            <w:r>
              <w:rPr>
                <w:rFonts w:eastAsia="SimSun" w:hint="eastAsia"/>
                <w:color w:val="000000" w:themeColor="text1"/>
                <w:sz w:val="20"/>
                <w:szCs w:val="20"/>
                <w:lang w:eastAsia="zh-CN"/>
              </w:rPr>
              <w:t>解密密碼</w:t>
            </w:r>
          </w:p>
        </w:tc>
      </w:tr>
      <w:tr w:rsidR="00C21EB7" w:rsidTr="004A48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C21EB7" w:rsidRDefault="00526F51">
            <w:pPr>
              <w:rPr>
                <w:rFonts w:eastAsia="SimSun"/>
                <w:color w:val="000000" w:themeColor="text1"/>
                <w:lang w:eastAsia="zh-CN"/>
              </w:rPr>
            </w:pPr>
            <w:r>
              <w:rPr>
                <w:rFonts w:eastAsia="SimSun" w:hint="eastAsia"/>
                <w:color w:val="000000" w:themeColor="text1"/>
                <w:lang w:eastAsia="zh-CN"/>
              </w:rPr>
              <w:t>Cisco_decrypt_pwd</w:t>
            </w:r>
          </w:p>
        </w:tc>
        <w:tc>
          <w:tcPr>
            <w:tcW w:w="4927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SimSun"/>
                <w:color w:val="000000" w:themeColor="text1"/>
                <w:lang w:eastAsia="zh-CN"/>
              </w:rPr>
            </w:pPr>
            <w:r>
              <w:rPr>
                <w:rFonts w:eastAsia="SimSun"/>
                <w:color w:val="000000" w:themeColor="text1"/>
                <w:lang w:eastAsia="zh-CN"/>
              </w:rPr>
              <w:t>“</w:t>
            </w:r>
            <w:r>
              <w:rPr>
                <w:rFonts w:eastAsia="SimSun" w:hint="eastAsia"/>
                <w:color w:val="000000" w:themeColor="text1"/>
                <w:lang w:eastAsia="zh-CN"/>
              </w:rPr>
              <w:t>050713</w:t>
            </w:r>
            <w:r>
              <w:rPr>
                <w:rFonts w:eastAsia="SimSun"/>
                <w:color w:val="000000" w:themeColor="text1"/>
                <w:lang w:eastAsia="zh-CN"/>
              </w:rPr>
              <w:t>”</w:t>
            </w:r>
          </w:p>
        </w:tc>
        <w:tc>
          <w:tcPr>
            <w:tcW w:w="4218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SimSun"/>
                <w:color w:val="000000" w:themeColor="text1"/>
                <w:lang w:eastAsia="zh-CN"/>
              </w:rPr>
            </w:pPr>
            <w:r>
              <w:rPr>
                <w:rFonts w:eastAsia="SimSun" w:hint="eastAsia"/>
                <w:color w:val="000000" w:themeColor="text1"/>
                <w:sz w:val="20"/>
                <w:szCs w:val="20"/>
                <w:lang w:eastAsia="zh-CN"/>
              </w:rPr>
              <w:t>cisco</w:t>
            </w:r>
            <w:r>
              <w:rPr>
                <w:rFonts w:eastAsia="SimSun" w:hint="eastAsia"/>
                <w:color w:val="000000" w:themeColor="text1"/>
                <w:sz w:val="20"/>
                <w:szCs w:val="20"/>
                <w:lang w:eastAsia="zh-CN"/>
              </w:rPr>
              <w:t>解密密碼</w:t>
            </w:r>
          </w:p>
        </w:tc>
      </w:tr>
      <w:tr w:rsidR="00C21EB7" w:rsidTr="004A48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C21EB7" w:rsidRDefault="00526F51">
            <w:pPr>
              <w:rPr>
                <w:b w:val="0"/>
                <w:bCs w:val="0"/>
                <w:color w:val="000000" w:themeColor="text1"/>
              </w:rPr>
            </w:pPr>
            <w:r>
              <w:rPr>
                <w:color w:val="000000" w:themeColor="text1"/>
              </w:rPr>
              <w:t>code</w:t>
            </w:r>
          </w:p>
        </w:tc>
        <w:tc>
          <w:tcPr>
            <w:tcW w:w="4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“</w:t>
            </w:r>
            <w:r>
              <w:rPr>
                <w:rFonts w:hint="eastAsia"/>
                <w:color w:val="000000" w:themeColor="text1"/>
              </w:rPr>
              <w:t>0</w:t>
            </w:r>
            <w:r>
              <w:rPr>
                <w:color w:val="000000" w:themeColor="text1"/>
              </w:rPr>
              <w:t>”</w:t>
            </w:r>
            <w:r>
              <w:rPr>
                <w:rFonts w:hint="eastAsia"/>
                <w:color w:val="000000" w:themeColor="text1"/>
              </w:rPr>
              <w:t xml:space="preserve">, </w:t>
            </w:r>
            <w:r>
              <w:rPr>
                <w:color w:val="000000" w:themeColor="text1"/>
              </w:rPr>
              <w:t>“</w:t>
            </w:r>
            <w:r>
              <w:rPr>
                <w:rFonts w:hint="eastAsia"/>
                <w:color w:val="000000" w:themeColor="text1"/>
              </w:rPr>
              <w:t>50001</w:t>
            </w:r>
            <w:r>
              <w:rPr>
                <w:color w:val="000000" w:themeColor="text1"/>
              </w:rPr>
              <w:t>”</w:t>
            </w:r>
          </w:p>
        </w:tc>
        <w:tc>
          <w:tcPr>
            <w:tcW w:w="421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Result corresponding code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case(s): </w:t>
            </w:r>
          </w:p>
          <w:p w:rsidR="00C21EB7" w:rsidRDefault="00526F51">
            <w:pPr>
              <w:tabs>
                <w:tab w:val="right" w:pos="513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“0” 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--</w:t>
            </w:r>
            <w:r>
              <w:rPr>
                <w:color w:val="000000" w:themeColor="text1"/>
                <w:sz w:val="20"/>
                <w:szCs w:val="20"/>
              </w:rPr>
              <w:t xml:space="preserve"> Success</w:t>
            </w:r>
            <w:r>
              <w:rPr>
                <w:color w:val="000000" w:themeColor="text1"/>
                <w:sz w:val="20"/>
                <w:szCs w:val="20"/>
              </w:rPr>
              <w:tab/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 xml:space="preserve">&gt; </w:t>
            </w:r>
            <w:r>
              <w:rPr>
                <w:color w:val="000000" w:themeColor="text1"/>
                <w:sz w:val="20"/>
                <w:szCs w:val="20"/>
              </w:rPr>
              <w:t>“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0</w:t>
            </w:r>
            <w:r>
              <w:rPr>
                <w:color w:val="000000" w:themeColor="text1"/>
                <w:sz w:val="20"/>
                <w:szCs w:val="20"/>
              </w:rPr>
              <w:t xml:space="preserve">” – 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F</w:t>
            </w:r>
            <w:r>
              <w:rPr>
                <w:color w:val="000000" w:themeColor="text1"/>
                <w:sz w:val="20"/>
                <w:szCs w:val="20"/>
              </w:rPr>
              <w:t>ail</w:t>
            </w:r>
          </w:p>
        </w:tc>
      </w:tr>
      <w:tr w:rsidR="00C21EB7" w:rsidTr="004A48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C21EB7" w:rsidRDefault="00526F51">
            <w:pPr>
              <w:rPr>
                <w:b w:val="0"/>
                <w:bCs w:val="0"/>
                <w:color w:val="000000" w:themeColor="text1"/>
              </w:rPr>
            </w:pPr>
            <w:r>
              <w:rPr>
                <w:color w:val="000000" w:themeColor="text1"/>
              </w:rPr>
              <w:t>msg</w:t>
            </w:r>
          </w:p>
        </w:tc>
        <w:tc>
          <w:tcPr>
            <w:tcW w:w="4927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</w:t>
            </w:r>
            <w:r>
              <w:rPr>
                <w:rFonts w:hint="eastAsia"/>
                <w:color w:val="000000" w:themeColor="text1"/>
              </w:rPr>
              <w:t xml:space="preserve">.g. </w:t>
            </w:r>
            <w:r>
              <w:rPr>
                <w:color w:val="000000" w:themeColor="text1"/>
              </w:rPr>
              <w:t>“”</w:t>
            </w:r>
            <w:r>
              <w:rPr>
                <w:rFonts w:hint="eastAsia"/>
                <w:color w:val="000000" w:themeColor="text1"/>
              </w:rPr>
              <w:t>,</w:t>
            </w:r>
            <w:r>
              <w:rPr>
                <w:color w:val="000000" w:themeColor="text1"/>
              </w:rPr>
              <w:t xml:space="preserve"> “Invalid Parameter(s)”</w:t>
            </w:r>
          </w:p>
        </w:tc>
        <w:tc>
          <w:tcPr>
            <w:tcW w:w="4218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Result corresponding message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Case(s): </w:t>
            </w:r>
          </w:p>
          <w:p w:rsidR="00C21EB7" w:rsidRDefault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“” -- Success ”</w:t>
            </w:r>
          </w:p>
        </w:tc>
      </w:tr>
    </w:tbl>
    <w:p w:rsidR="004A483A" w:rsidRDefault="004A483A" w:rsidP="004A483A"/>
    <w:p w:rsidR="00333555" w:rsidRDefault="00333555" w:rsidP="004A483A"/>
    <w:p w:rsidR="00333555" w:rsidRDefault="00333555" w:rsidP="00333555">
      <w:pPr>
        <w:pStyle w:val="Heading2"/>
        <w:rPr>
          <w:rStyle w:val="TitleChar"/>
          <w:rFonts w:eastAsia="SimSun"/>
          <w:sz w:val="28"/>
          <w:szCs w:val="28"/>
          <w:lang w:eastAsia="zh-CN"/>
        </w:rPr>
      </w:pPr>
      <w:r>
        <w:rPr>
          <w:rStyle w:val="TitleChar"/>
          <w:sz w:val="28"/>
          <w:szCs w:val="28"/>
        </w:rPr>
        <w:t>2.</w:t>
      </w:r>
      <w:r>
        <w:rPr>
          <w:rStyle w:val="TitleChar"/>
          <w:rFonts w:eastAsiaTheme="minorEastAsia" w:hint="eastAsia"/>
          <w:sz w:val="28"/>
          <w:szCs w:val="28"/>
        </w:rPr>
        <w:t>6</w:t>
      </w:r>
      <w:r>
        <w:rPr>
          <w:rStyle w:val="TitleChar"/>
          <w:sz w:val="28"/>
          <w:szCs w:val="28"/>
        </w:rPr>
        <w:t xml:space="preserve">. </w:t>
      </w:r>
      <w:r>
        <w:rPr>
          <w:rStyle w:val="TitleChar"/>
          <w:rFonts w:hint="eastAsia"/>
          <w:sz w:val="28"/>
          <w:szCs w:val="28"/>
        </w:rPr>
        <w:t>Get Agent By Tel No</w:t>
      </w:r>
    </w:p>
    <w:p w:rsidR="00333555" w:rsidRPr="00333555" w:rsidRDefault="00333555" w:rsidP="00333555">
      <w:pPr>
        <w:rPr>
          <w:rStyle w:val="TitleChar"/>
          <w:rFonts w:eastAsiaTheme="minorEastAsia"/>
          <w:sz w:val="28"/>
          <w:szCs w:val="28"/>
        </w:rPr>
      </w:pPr>
      <w:r>
        <w:rPr>
          <w:rFonts w:ascii="Arial" w:hAnsi="Arial" w:cs="Arial" w:hint="eastAsia"/>
          <w:color w:val="000000"/>
          <w:kern w:val="0"/>
          <w:sz w:val="22"/>
        </w:rPr>
        <w:t xml:space="preserve">Retrieve agent information by providing </w:t>
      </w:r>
      <w:r>
        <w:rPr>
          <w:rFonts w:ascii="Arial" w:hAnsi="Arial" w:cs="Arial" w:hint="eastAsia"/>
          <w:color w:val="000000"/>
          <w:kern w:val="0"/>
          <w:sz w:val="22"/>
          <w:lang w:eastAsia="zh-HK"/>
        </w:rPr>
        <w:t>agent</w:t>
      </w:r>
      <w:r>
        <w:rPr>
          <w:rFonts w:ascii="Arial" w:hAnsi="Arial" w:cs="Arial"/>
          <w:color w:val="000000"/>
          <w:kern w:val="0"/>
          <w:sz w:val="22"/>
          <w:lang w:eastAsia="zh-HK"/>
        </w:rPr>
        <w:t>’</w:t>
      </w:r>
      <w:r>
        <w:rPr>
          <w:rFonts w:ascii="Arial" w:hAnsi="Arial" w:cs="Arial" w:hint="eastAsia"/>
          <w:color w:val="000000"/>
          <w:kern w:val="0"/>
          <w:sz w:val="22"/>
          <w:lang w:eastAsia="zh-HK"/>
        </w:rPr>
        <w:t xml:space="preserve">s </w:t>
      </w:r>
      <w:r>
        <w:rPr>
          <w:rFonts w:ascii="Arial" w:hAnsi="Arial" w:cs="Arial" w:hint="eastAsia"/>
          <w:color w:val="000000"/>
          <w:kern w:val="0"/>
          <w:sz w:val="22"/>
        </w:rPr>
        <w:t>dial code and telephone number.</w:t>
      </w:r>
    </w:p>
    <w:p w:rsidR="00333555" w:rsidRDefault="00333555" w:rsidP="00333555">
      <w:pPr>
        <w:pStyle w:val="Heading3"/>
        <w:rPr>
          <w:rFonts w:ascii="Arial" w:hAnsi="Arial" w:cs="Arial"/>
          <w:shd w:val="clear" w:color="auto" w:fill="FFFFFF"/>
        </w:rPr>
      </w:pPr>
      <w:r>
        <w:rPr>
          <w:rStyle w:val="TitleChar"/>
          <w:sz w:val="24"/>
          <w:szCs w:val="24"/>
        </w:rPr>
        <w:t>2.6.1. URL format</w:t>
      </w:r>
    </w:p>
    <w:p w:rsidR="00333555" w:rsidRDefault="00333555" w:rsidP="00333555">
      <w:pPr>
        <w:rPr>
          <w:rFonts w:ascii="Arial" w:hAnsi="Arial" w:cs="Arial"/>
          <w:sz w:val="22"/>
          <w:shd w:val="clear" w:color="auto" w:fill="FFFFFF"/>
        </w:rPr>
      </w:pPr>
      <w:r>
        <w:rPr>
          <w:rFonts w:ascii="Arial" w:hAnsi="Arial" w:cs="Arial"/>
          <w:sz w:val="22"/>
          <w:shd w:val="clear" w:color="auto" w:fill="FFFFFF"/>
        </w:rPr>
        <w:t>{API_Service_URL}/V1/</w:t>
      </w:r>
      <w:r w:rsidRPr="00333555">
        <w:rPr>
          <w:rFonts w:ascii="Arial" w:hAnsi="Arial" w:cs="Arial"/>
          <w:sz w:val="22"/>
          <w:shd w:val="clear" w:color="auto" w:fill="FFFFFF"/>
        </w:rPr>
        <w:t>get_agent_by_tel</w:t>
      </w:r>
    </w:p>
    <w:p w:rsidR="00333555" w:rsidRDefault="00333555" w:rsidP="00333555">
      <w:pPr>
        <w:rPr>
          <w:sz w:val="22"/>
        </w:rPr>
      </w:pPr>
    </w:p>
    <w:p w:rsidR="00333555" w:rsidRDefault="00333555" w:rsidP="00333555">
      <w:pPr>
        <w:pStyle w:val="Heading3"/>
        <w:rPr>
          <w:rFonts w:ascii="Arial" w:hAnsi="Arial" w:cs="Arial"/>
          <w:shd w:val="clear" w:color="auto" w:fill="FFFFFF"/>
        </w:rPr>
      </w:pPr>
      <w:r>
        <w:rPr>
          <w:rStyle w:val="TitleChar"/>
          <w:sz w:val="24"/>
          <w:szCs w:val="24"/>
        </w:rPr>
        <w:t>2.</w:t>
      </w:r>
      <w:r>
        <w:rPr>
          <w:rStyle w:val="TitleChar"/>
          <w:rFonts w:eastAsia="SimSun" w:hint="eastAsia"/>
          <w:sz w:val="24"/>
          <w:szCs w:val="24"/>
          <w:lang w:eastAsia="zh-CN"/>
        </w:rPr>
        <w:t>6</w:t>
      </w:r>
      <w:r>
        <w:rPr>
          <w:rStyle w:val="TitleChar"/>
          <w:sz w:val="24"/>
          <w:szCs w:val="24"/>
        </w:rPr>
        <w:t>.2.Paramters</w:t>
      </w:r>
    </w:p>
    <w:tbl>
      <w:tblPr>
        <w:tblStyle w:val="LightShading-Accent3"/>
        <w:tblW w:w="19317" w:type="dxa"/>
        <w:tblBorders>
          <w:top w:val="none" w:sz="0" w:space="0" w:color="auto"/>
          <w:bottom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26"/>
        <w:gridCol w:w="786"/>
        <w:gridCol w:w="14079"/>
        <w:gridCol w:w="2226"/>
      </w:tblGrid>
      <w:tr w:rsidR="00333555" w:rsidTr="003335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6" w:type="dxa"/>
            <w:tcBorders>
              <w:top w:val="single" w:sz="4" w:space="0" w:color="auto"/>
              <w:bottom w:val="single" w:sz="4" w:space="0" w:color="auto"/>
            </w:tcBorders>
            <w:shd w:val="clear" w:color="auto" w:fill="5160CB"/>
          </w:tcPr>
          <w:p w:rsidR="00333555" w:rsidRDefault="00333555" w:rsidP="00DA30FF">
            <w:pPr>
              <w:rPr>
                <w:b w:val="0"/>
                <w:bCs w:val="0"/>
                <w:color w:val="FFFFFF" w:themeColor="background1"/>
                <w:sz w:val="28"/>
                <w:szCs w:val="28"/>
              </w:rPr>
            </w:pPr>
            <w:r>
              <w:rPr>
                <w:rFonts w:hint="eastAsia"/>
                <w:color w:val="FFFFFF" w:themeColor="background1"/>
                <w:sz w:val="28"/>
                <w:szCs w:val="28"/>
              </w:rPr>
              <w:t>Name (</w:t>
            </w:r>
            <w:r>
              <w:rPr>
                <w:color w:val="FFFFFF" w:themeColor="background1"/>
                <w:sz w:val="28"/>
                <w:szCs w:val="28"/>
              </w:rPr>
              <w:t>c</w:t>
            </w:r>
            <w:r>
              <w:rPr>
                <w:rFonts w:hint="eastAsia"/>
                <w:color w:val="FFFFFF" w:themeColor="background1"/>
                <w:sz w:val="28"/>
                <w:szCs w:val="28"/>
              </w:rPr>
              <w:t xml:space="preserve">ase </w:t>
            </w:r>
            <w:r>
              <w:rPr>
                <w:color w:val="FFFFFF" w:themeColor="background1"/>
                <w:sz w:val="28"/>
                <w:szCs w:val="28"/>
              </w:rPr>
              <w:t>s</w:t>
            </w:r>
            <w:r>
              <w:rPr>
                <w:rFonts w:hint="eastAsia"/>
                <w:color w:val="FFFFFF" w:themeColor="background1"/>
                <w:sz w:val="28"/>
                <w:szCs w:val="28"/>
              </w:rPr>
              <w:t>ensitive)</w:t>
            </w:r>
          </w:p>
        </w:tc>
        <w:tc>
          <w:tcPr>
            <w:tcW w:w="786" w:type="dxa"/>
            <w:tcBorders>
              <w:top w:val="single" w:sz="4" w:space="0" w:color="auto"/>
              <w:bottom w:val="single" w:sz="4" w:space="0" w:color="auto"/>
            </w:tcBorders>
            <w:shd w:val="clear" w:color="auto" w:fill="5160CB"/>
          </w:tcPr>
          <w:p w:rsidR="00333555" w:rsidRDefault="00333555" w:rsidP="00DA30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  <w:sz w:val="28"/>
                <w:szCs w:val="28"/>
              </w:rPr>
            </w:pPr>
            <w:r>
              <w:rPr>
                <w:rFonts w:hint="eastAsia"/>
                <w:color w:val="FFFFFF" w:themeColor="background1"/>
                <w:sz w:val="28"/>
                <w:szCs w:val="28"/>
              </w:rPr>
              <w:t>Data Type</w:t>
            </w:r>
          </w:p>
        </w:tc>
        <w:tc>
          <w:tcPr>
            <w:tcW w:w="14079" w:type="dxa"/>
            <w:tcBorders>
              <w:top w:val="single" w:sz="4" w:space="0" w:color="auto"/>
              <w:bottom w:val="single" w:sz="4" w:space="0" w:color="auto"/>
            </w:tcBorders>
            <w:shd w:val="clear" w:color="auto" w:fill="5160CB"/>
          </w:tcPr>
          <w:p w:rsidR="00333555" w:rsidRDefault="00333555" w:rsidP="00DA30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  <w:sz w:val="28"/>
                <w:szCs w:val="28"/>
              </w:rPr>
            </w:pPr>
            <w:r>
              <w:rPr>
                <w:color w:val="FFFFFF" w:themeColor="background1"/>
                <w:sz w:val="28"/>
                <w:szCs w:val="28"/>
              </w:rPr>
              <w:t xml:space="preserve">Example </w:t>
            </w:r>
            <w:r>
              <w:rPr>
                <w:rFonts w:hint="eastAsia"/>
                <w:color w:val="FFFFFF" w:themeColor="background1"/>
                <w:sz w:val="28"/>
                <w:szCs w:val="28"/>
              </w:rPr>
              <w:t>Value(</w:t>
            </w:r>
            <w:r>
              <w:rPr>
                <w:color w:val="FFFFFF" w:themeColor="background1"/>
                <w:sz w:val="28"/>
                <w:szCs w:val="28"/>
              </w:rPr>
              <w:t>c</w:t>
            </w:r>
            <w:r>
              <w:rPr>
                <w:rFonts w:hint="eastAsia"/>
                <w:color w:val="FFFFFF" w:themeColor="background1"/>
                <w:sz w:val="28"/>
                <w:szCs w:val="28"/>
              </w:rPr>
              <w:t xml:space="preserve">ase </w:t>
            </w:r>
            <w:r>
              <w:rPr>
                <w:color w:val="FFFFFF" w:themeColor="background1"/>
                <w:sz w:val="28"/>
                <w:szCs w:val="28"/>
              </w:rPr>
              <w:t>s</w:t>
            </w:r>
            <w:r>
              <w:rPr>
                <w:rFonts w:hint="eastAsia"/>
                <w:color w:val="FFFFFF" w:themeColor="background1"/>
                <w:sz w:val="28"/>
                <w:szCs w:val="28"/>
              </w:rPr>
              <w:t>ensitive)</w:t>
            </w:r>
          </w:p>
        </w:tc>
        <w:tc>
          <w:tcPr>
            <w:tcW w:w="2226" w:type="dxa"/>
            <w:tcBorders>
              <w:top w:val="single" w:sz="4" w:space="0" w:color="auto"/>
              <w:bottom w:val="single" w:sz="4" w:space="0" w:color="auto"/>
            </w:tcBorders>
            <w:shd w:val="clear" w:color="auto" w:fill="5160CB"/>
          </w:tcPr>
          <w:p w:rsidR="00333555" w:rsidRDefault="00333555" w:rsidP="00DA30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  <w:sz w:val="28"/>
                <w:szCs w:val="28"/>
              </w:rPr>
            </w:pPr>
            <w:r>
              <w:rPr>
                <w:rFonts w:hint="eastAsia"/>
                <w:color w:val="FFFFFF" w:themeColor="background1"/>
                <w:sz w:val="28"/>
                <w:szCs w:val="28"/>
              </w:rPr>
              <w:t>Remark</w:t>
            </w:r>
            <w:r>
              <w:rPr>
                <w:color w:val="FFFFFF" w:themeColor="background1"/>
                <w:sz w:val="28"/>
                <w:szCs w:val="28"/>
              </w:rPr>
              <w:t>s</w:t>
            </w:r>
          </w:p>
        </w:tc>
      </w:tr>
      <w:tr w:rsidR="00333555" w:rsidTr="003335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333555" w:rsidRDefault="00333555" w:rsidP="00DA30FF">
            <w:pPr>
              <w:rPr>
                <w:b w:val="0"/>
                <w:bCs w:val="0"/>
                <w:color w:val="000000" w:themeColor="text1"/>
                <w:lang w:eastAsia="zh-HK"/>
              </w:rPr>
            </w:pPr>
            <w:r>
              <w:rPr>
                <w:color w:val="000000" w:themeColor="text1"/>
                <w:lang w:eastAsia="zh-HK"/>
              </w:rPr>
              <w:t>l</w:t>
            </w:r>
            <w:r>
              <w:rPr>
                <w:rFonts w:hint="eastAsia"/>
                <w:color w:val="000000" w:themeColor="text1"/>
                <w:lang w:eastAsia="zh-HK"/>
              </w:rPr>
              <w:t>icense_</w:t>
            </w:r>
            <w:r>
              <w:rPr>
                <w:color w:val="000000" w:themeColor="text1"/>
                <w:lang w:eastAsia="zh-HK"/>
              </w:rPr>
              <w:t>key</w:t>
            </w:r>
          </w:p>
        </w:tc>
        <w:tc>
          <w:tcPr>
            <w:tcW w:w="786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333555" w:rsidRDefault="00333555" w:rsidP="00DA30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eastAsia="zh-HK"/>
              </w:rPr>
            </w:pPr>
            <w:r>
              <w:rPr>
                <w:color w:val="000000" w:themeColor="text1"/>
                <w:lang w:eastAsia="zh-HK"/>
              </w:rPr>
              <w:t>S</w:t>
            </w:r>
            <w:r>
              <w:rPr>
                <w:rFonts w:hint="eastAsia"/>
                <w:color w:val="000000" w:themeColor="text1"/>
                <w:lang w:eastAsia="zh-HK"/>
              </w:rPr>
              <w:t>tring</w:t>
            </w:r>
          </w:p>
        </w:tc>
        <w:tc>
          <w:tcPr>
            <w:tcW w:w="14079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333555" w:rsidRDefault="00333555" w:rsidP="00DA30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“78b42377-3dde-4634-9e49-e2a2e02ab311”</w:t>
            </w:r>
          </w:p>
        </w:tc>
        <w:tc>
          <w:tcPr>
            <w:tcW w:w="2226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333555" w:rsidRDefault="00333555" w:rsidP="00DA30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eastAsia="zh-HK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  <w:lang w:eastAsia="zh-HK"/>
              </w:rPr>
              <w:t>License Key</w:t>
            </w:r>
          </w:p>
        </w:tc>
      </w:tr>
      <w:tr w:rsidR="00333555" w:rsidTr="003335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333555" w:rsidRDefault="00333555" w:rsidP="00DA30FF">
            <w:pPr>
              <w:rPr>
                <w:b w:val="0"/>
                <w:bCs w:val="0"/>
                <w:color w:val="000000" w:themeColor="text1"/>
              </w:rPr>
            </w:pPr>
            <w:r>
              <w:rPr>
                <w:color w:val="000000" w:themeColor="text1"/>
              </w:rPr>
              <w:t>country_code</w:t>
            </w:r>
          </w:p>
        </w:tc>
        <w:tc>
          <w:tcPr>
            <w:tcW w:w="78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333555" w:rsidRDefault="00333555" w:rsidP="00DA30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string</w:t>
            </w:r>
          </w:p>
        </w:tc>
        <w:tc>
          <w:tcPr>
            <w:tcW w:w="1407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333555" w:rsidRDefault="00333555" w:rsidP="00DA30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“852”</w:t>
            </w:r>
          </w:p>
        </w:tc>
        <w:tc>
          <w:tcPr>
            <w:tcW w:w="222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333555" w:rsidRDefault="00333555" w:rsidP="00DA30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Agent’s phone number country code</w:t>
            </w:r>
          </w:p>
        </w:tc>
      </w:tr>
      <w:tr w:rsidR="00333555" w:rsidTr="003335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333555" w:rsidRDefault="00333555" w:rsidP="00DA30FF">
            <w:pPr>
              <w:rPr>
                <w:b w:val="0"/>
                <w:bCs w:val="0"/>
                <w:color w:val="000000" w:themeColor="text1"/>
              </w:rPr>
            </w:pPr>
            <w:r>
              <w:rPr>
                <w:color w:val="000000" w:themeColor="text1"/>
              </w:rPr>
              <w:t>tel_no</w:t>
            </w:r>
          </w:p>
        </w:tc>
        <w:tc>
          <w:tcPr>
            <w:tcW w:w="78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333555" w:rsidRDefault="00333555" w:rsidP="00DA30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eastAsia="zh-HK"/>
              </w:rPr>
            </w:pPr>
            <w:r>
              <w:rPr>
                <w:color w:val="000000" w:themeColor="text1"/>
              </w:rPr>
              <w:t>string</w:t>
            </w:r>
          </w:p>
        </w:tc>
        <w:tc>
          <w:tcPr>
            <w:tcW w:w="1407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333555" w:rsidRDefault="00333555" w:rsidP="00DA30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“34567890”</w:t>
            </w:r>
          </w:p>
        </w:tc>
        <w:tc>
          <w:tcPr>
            <w:tcW w:w="222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333555" w:rsidRDefault="00333555" w:rsidP="00DA30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Agent’s phone number</w:t>
            </w:r>
          </w:p>
        </w:tc>
      </w:tr>
    </w:tbl>
    <w:p w:rsidR="00333555" w:rsidRDefault="00333555" w:rsidP="00333555">
      <w:pPr>
        <w:rPr>
          <w:rStyle w:val="TitleChar"/>
        </w:rPr>
      </w:pPr>
    </w:p>
    <w:p w:rsidR="00333555" w:rsidRDefault="00333555" w:rsidP="00333555">
      <w:pPr>
        <w:pStyle w:val="Heading3"/>
        <w:rPr>
          <w:rStyle w:val="TitleChar"/>
          <w:sz w:val="24"/>
          <w:szCs w:val="24"/>
        </w:rPr>
      </w:pPr>
      <w:r>
        <w:rPr>
          <w:rStyle w:val="TitleChar"/>
          <w:sz w:val="24"/>
          <w:szCs w:val="24"/>
        </w:rPr>
        <w:t>2.</w:t>
      </w:r>
      <w:r w:rsidR="00F24FC5">
        <w:rPr>
          <w:rStyle w:val="TitleChar"/>
          <w:rFonts w:hint="eastAsia"/>
          <w:sz w:val="24"/>
          <w:szCs w:val="24"/>
        </w:rPr>
        <w:t>6</w:t>
      </w:r>
      <w:r>
        <w:rPr>
          <w:rStyle w:val="TitleChar"/>
          <w:sz w:val="24"/>
          <w:szCs w:val="24"/>
        </w:rPr>
        <w:t>.3.</w:t>
      </w:r>
      <w:r>
        <w:rPr>
          <w:rStyle w:val="TitleChar"/>
          <w:rFonts w:hint="eastAsia"/>
          <w:sz w:val="24"/>
          <w:szCs w:val="24"/>
        </w:rPr>
        <w:t>Return Data</w:t>
      </w:r>
    </w:p>
    <w:tbl>
      <w:tblPr>
        <w:tblStyle w:val="LightShading-Accent5"/>
        <w:tblW w:w="11482" w:type="dxa"/>
        <w:tblLayout w:type="fixed"/>
        <w:tblLook w:val="04A0" w:firstRow="1" w:lastRow="0" w:firstColumn="1" w:lastColumn="0" w:noHBand="0" w:noVBand="1"/>
      </w:tblPr>
      <w:tblGrid>
        <w:gridCol w:w="1992"/>
        <w:gridCol w:w="345"/>
        <w:gridCol w:w="4927"/>
        <w:gridCol w:w="4218"/>
      </w:tblGrid>
      <w:tr w:rsidR="00333555" w:rsidTr="006A77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5160CB"/>
          </w:tcPr>
          <w:p w:rsidR="00333555" w:rsidRDefault="00333555" w:rsidP="00DA30FF">
            <w:pPr>
              <w:rPr>
                <w:b w:val="0"/>
                <w:bCs w:val="0"/>
                <w:color w:val="FFFFFF" w:themeColor="background1"/>
                <w:sz w:val="28"/>
                <w:szCs w:val="28"/>
              </w:rPr>
            </w:pPr>
            <w:r>
              <w:rPr>
                <w:rFonts w:hint="eastAsia"/>
                <w:color w:val="FFFFFF" w:themeColor="background1"/>
                <w:sz w:val="28"/>
                <w:szCs w:val="28"/>
              </w:rPr>
              <w:t>Name (</w:t>
            </w:r>
            <w:r>
              <w:rPr>
                <w:color w:val="FFFFFF" w:themeColor="background1"/>
                <w:sz w:val="28"/>
                <w:szCs w:val="28"/>
              </w:rPr>
              <w:t>c</w:t>
            </w:r>
            <w:r>
              <w:rPr>
                <w:rFonts w:hint="eastAsia"/>
                <w:color w:val="FFFFFF" w:themeColor="background1"/>
                <w:sz w:val="28"/>
                <w:szCs w:val="28"/>
              </w:rPr>
              <w:t xml:space="preserve">ase </w:t>
            </w:r>
            <w:r>
              <w:rPr>
                <w:color w:val="FFFFFF" w:themeColor="background1"/>
                <w:sz w:val="28"/>
                <w:szCs w:val="28"/>
              </w:rPr>
              <w:t>s</w:t>
            </w:r>
            <w:r>
              <w:rPr>
                <w:rFonts w:hint="eastAsia"/>
                <w:color w:val="FFFFFF" w:themeColor="background1"/>
                <w:sz w:val="28"/>
                <w:szCs w:val="28"/>
              </w:rPr>
              <w:t>ensitive)</w:t>
            </w:r>
          </w:p>
        </w:tc>
        <w:tc>
          <w:tcPr>
            <w:tcW w:w="527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5160CB"/>
          </w:tcPr>
          <w:p w:rsidR="00333555" w:rsidRDefault="00333555" w:rsidP="00DA30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  <w:sz w:val="28"/>
                <w:szCs w:val="28"/>
              </w:rPr>
            </w:pPr>
            <w:r>
              <w:rPr>
                <w:color w:val="FFFFFF" w:themeColor="background1"/>
                <w:sz w:val="28"/>
                <w:szCs w:val="28"/>
              </w:rPr>
              <w:t xml:space="preserve">Example </w:t>
            </w:r>
            <w:r>
              <w:rPr>
                <w:rFonts w:hint="eastAsia"/>
                <w:color w:val="FFFFFF" w:themeColor="background1"/>
                <w:sz w:val="28"/>
                <w:szCs w:val="28"/>
              </w:rPr>
              <w:t>Value(</w:t>
            </w:r>
            <w:r>
              <w:rPr>
                <w:color w:val="FFFFFF" w:themeColor="background1"/>
                <w:sz w:val="28"/>
                <w:szCs w:val="28"/>
              </w:rPr>
              <w:t>c</w:t>
            </w:r>
            <w:r>
              <w:rPr>
                <w:rFonts w:hint="eastAsia"/>
                <w:color w:val="FFFFFF" w:themeColor="background1"/>
                <w:sz w:val="28"/>
                <w:szCs w:val="28"/>
              </w:rPr>
              <w:t xml:space="preserve">ase </w:t>
            </w:r>
            <w:r>
              <w:rPr>
                <w:color w:val="FFFFFF" w:themeColor="background1"/>
                <w:sz w:val="28"/>
                <w:szCs w:val="28"/>
              </w:rPr>
              <w:t>s</w:t>
            </w:r>
            <w:r>
              <w:rPr>
                <w:rFonts w:hint="eastAsia"/>
                <w:color w:val="FFFFFF" w:themeColor="background1"/>
                <w:sz w:val="28"/>
                <w:szCs w:val="28"/>
              </w:rPr>
              <w:t>ensitive)</w:t>
            </w:r>
          </w:p>
        </w:tc>
        <w:tc>
          <w:tcPr>
            <w:tcW w:w="4218" w:type="dxa"/>
            <w:tcBorders>
              <w:top w:val="single" w:sz="4" w:space="0" w:color="auto"/>
              <w:bottom w:val="single" w:sz="4" w:space="0" w:color="auto"/>
            </w:tcBorders>
            <w:shd w:val="clear" w:color="auto" w:fill="5160CB"/>
          </w:tcPr>
          <w:p w:rsidR="00333555" w:rsidRDefault="00333555" w:rsidP="00DA30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  <w:sz w:val="28"/>
                <w:szCs w:val="28"/>
              </w:rPr>
            </w:pPr>
            <w:r>
              <w:rPr>
                <w:rFonts w:hint="eastAsia"/>
                <w:color w:val="FFFFFF" w:themeColor="background1"/>
                <w:sz w:val="28"/>
                <w:szCs w:val="28"/>
              </w:rPr>
              <w:t>Remark</w:t>
            </w:r>
            <w:r>
              <w:rPr>
                <w:color w:val="FFFFFF" w:themeColor="background1"/>
                <w:sz w:val="28"/>
                <w:szCs w:val="28"/>
              </w:rPr>
              <w:t>s</w:t>
            </w:r>
          </w:p>
        </w:tc>
      </w:tr>
      <w:tr w:rsidR="00333555" w:rsidTr="006A77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333555" w:rsidRPr="00F24FC5" w:rsidRDefault="00A82665" w:rsidP="00DA30FF">
            <w:pPr>
              <w:rPr>
                <w:b w:val="0"/>
                <w:bCs w:val="0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d</w:t>
            </w:r>
            <w:r w:rsidR="00F24FC5">
              <w:rPr>
                <w:rFonts w:hint="eastAsia"/>
                <w:color w:val="000000" w:themeColor="text1"/>
              </w:rPr>
              <w:t>ata_list</w:t>
            </w:r>
          </w:p>
        </w:tc>
        <w:tc>
          <w:tcPr>
            <w:tcW w:w="4927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6A7702" w:rsidRPr="006A7702" w:rsidRDefault="006A7702" w:rsidP="006A77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A7702">
              <w:rPr>
                <w:color w:val="000000" w:themeColor="text1"/>
              </w:rPr>
              <w:t>[</w:t>
            </w:r>
          </w:p>
          <w:p w:rsidR="006A7702" w:rsidRPr="006A7702" w:rsidRDefault="006A7702" w:rsidP="006A77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A7702">
              <w:rPr>
                <w:color w:val="000000" w:themeColor="text1"/>
              </w:rPr>
              <w:tab/>
              <w:t>{</w:t>
            </w:r>
          </w:p>
          <w:p w:rsidR="006A7702" w:rsidRPr="006A7702" w:rsidRDefault="006A7702" w:rsidP="006A77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A7702">
              <w:rPr>
                <w:rFonts w:hint="eastAsia"/>
                <w:color w:val="000000" w:themeColor="text1"/>
              </w:rPr>
              <w:tab/>
            </w:r>
            <w:r w:rsidRPr="006A7702">
              <w:rPr>
                <w:rFonts w:hint="eastAsia"/>
                <w:color w:val="000000" w:themeColor="text1"/>
              </w:rPr>
              <w:tab/>
              <w:t>"c_name": "</w:t>
            </w:r>
            <w:r w:rsidRPr="006A7702">
              <w:rPr>
                <w:rFonts w:hint="eastAsia"/>
                <w:color w:val="000000" w:themeColor="text1"/>
              </w:rPr>
              <w:t>陳大文</w:t>
            </w:r>
            <w:r w:rsidRPr="006A7702">
              <w:rPr>
                <w:rFonts w:hint="eastAsia"/>
                <w:color w:val="000000" w:themeColor="text1"/>
              </w:rPr>
              <w:t>",</w:t>
            </w:r>
          </w:p>
          <w:p w:rsidR="006A7702" w:rsidRPr="006A7702" w:rsidRDefault="006A7702" w:rsidP="006A77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A7702">
              <w:rPr>
                <w:color w:val="000000" w:themeColor="text1"/>
              </w:rPr>
              <w:tab/>
            </w:r>
            <w:r w:rsidRPr="006A7702">
              <w:rPr>
                <w:color w:val="000000" w:themeColor="text1"/>
              </w:rPr>
              <w:tab/>
              <w:t>"e_name": "Chan Tai Man",</w:t>
            </w:r>
          </w:p>
          <w:p w:rsidR="006A7702" w:rsidRPr="006A7702" w:rsidRDefault="006A7702" w:rsidP="006A77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A7702">
              <w:rPr>
                <w:color w:val="000000" w:themeColor="text1"/>
              </w:rPr>
              <w:tab/>
            </w:r>
            <w:r w:rsidRPr="006A7702">
              <w:rPr>
                <w:color w:val="000000" w:themeColor="text1"/>
              </w:rPr>
              <w:tab/>
              <w:t>"agent_code_in": "1000050155",</w:t>
            </w:r>
          </w:p>
          <w:p w:rsidR="006A7702" w:rsidRPr="006A7702" w:rsidRDefault="006A7702" w:rsidP="006A77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A7702">
              <w:rPr>
                <w:color w:val="000000" w:themeColor="text1"/>
              </w:rPr>
              <w:tab/>
            </w:r>
            <w:r w:rsidRPr="006A7702">
              <w:rPr>
                <w:color w:val="000000" w:themeColor="text1"/>
              </w:rPr>
              <w:tab/>
              <w:t>"agent_code_src": "0019155",</w:t>
            </w:r>
          </w:p>
          <w:p w:rsidR="006A7702" w:rsidRPr="006A7702" w:rsidRDefault="006A7702" w:rsidP="006A77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A7702">
              <w:rPr>
                <w:color w:val="000000" w:themeColor="text1"/>
              </w:rPr>
              <w:tab/>
            </w:r>
            <w:r w:rsidRPr="006A7702">
              <w:rPr>
                <w:color w:val="000000" w:themeColor="text1"/>
              </w:rPr>
              <w:tab/>
              <w:t>"agent_type": "AUTH",</w:t>
            </w:r>
          </w:p>
          <w:p w:rsidR="006A7702" w:rsidRPr="006A7702" w:rsidRDefault="006A7702" w:rsidP="006A77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A7702">
              <w:rPr>
                <w:color w:val="000000" w:themeColor="text1"/>
              </w:rPr>
              <w:tab/>
            </w:r>
            <w:r w:rsidRPr="006A7702">
              <w:rPr>
                <w:color w:val="000000" w:themeColor="text1"/>
              </w:rPr>
              <w:tab/>
              <w:t>"account_type": "N01"</w:t>
            </w:r>
          </w:p>
          <w:p w:rsidR="006A7702" w:rsidRPr="006A7702" w:rsidRDefault="006A7702" w:rsidP="006A77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A7702">
              <w:rPr>
                <w:color w:val="000000" w:themeColor="text1"/>
              </w:rPr>
              <w:tab/>
              <w:t>},</w:t>
            </w:r>
          </w:p>
          <w:p w:rsidR="006A7702" w:rsidRPr="006A7702" w:rsidRDefault="006A7702" w:rsidP="006A77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A7702">
              <w:rPr>
                <w:color w:val="000000" w:themeColor="text1"/>
              </w:rPr>
              <w:tab/>
              <w:t>{</w:t>
            </w:r>
          </w:p>
          <w:p w:rsidR="006A7702" w:rsidRPr="006A7702" w:rsidRDefault="006A7702" w:rsidP="006A77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A7702">
              <w:rPr>
                <w:rFonts w:hint="eastAsia"/>
                <w:color w:val="000000" w:themeColor="text1"/>
              </w:rPr>
              <w:tab/>
            </w:r>
            <w:r w:rsidRPr="006A7702">
              <w:rPr>
                <w:rFonts w:hint="eastAsia"/>
                <w:color w:val="000000" w:themeColor="text1"/>
              </w:rPr>
              <w:tab/>
              <w:t>"c_name": "</w:t>
            </w:r>
            <w:r w:rsidRPr="006A7702">
              <w:rPr>
                <w:rFonts w:hint="eastAsia"/>
                <w:color w:val="000000" w:themeColor="text1"/>
              </w:rPr>
              <w:t>蔡中文</w:t>
            </w:r>
            <w:r w:rsidRPr="006A7702">
              <w:rPr>
                <w:rFonts w:hint="eastAsia"/>
                <w:color w:val="000000" w:themeColor="text1"/>
              </w:rPr>
              <w:t>",</w:t>
            </w:r>
          </w:p>
          <w:p w:rsidR="006A7702" w:rsidRPr="006A7702" w:rsidRDefault="00636ABB" w:rsidP="006A77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tab/>
              <w:t>"e_name": "Choi Chun M</w:t>
            </w:r>
            <w:r w:rsidR="006A7702" w:rsidRPr="006A7702">
              <w:rPr>
                <w:color w:val="000000" w:themeColor="text1"/>
              </w:rPr>
              <w:t>an",</w:t>
            </w:r>
          </w:p>
          <w:p w:rsidR="006A7702" w:rsidRPr="006A7702" w:rsidRDefault="006A7702" w:rsidP="006A77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A7702">
              <w:rPr>
                <w:color w:val="000000" w:themeColor="text1"/>
              </w:rPr>
              <w:tab/>
            </w:r>
            <w:r w:rsidRPr="006A7702">
              <w:rPr>
                <w:color w:val="000000" w:themeColor="text1"/>
              </w:rPr>
              <w:tab/>
              <w:t>"agent_code_in": "1000031235",</w:t>
            </w:r>
          </w:p>
          <w:p w:rsidR="006A7702" w:rsidRPr="006A7702" w:rsidRDefault="006A7702" w:rsidP="006A77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A7702">
              <w:rPr>
                <w:color w:val="000000" w:themeColor="text1"/>
              </w:rPr>
              <w:tab/>
            </w:r>
            <w:r w:rsidRPr="006A7702">
              <w:rPr>
                <w:color w:val="000000" w:themeColor="text1"/>
              </w:rPr>
              <w:tab/>
              <w:t>"agent_code_src": "0019999",</w:t>
            </w:r>
          </w:p>
          <w:p w:rsidR="006A7702" w:rsidRPr="006A7702" w:rsidRDefault="006A7702" w:rsidP="006A77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A7702">
              <w:rPr>
                <w:color w:val="000000" w:themeColor="text1"/>
              </w:rPr>
              <w:tab/>
            </w:r>
            <w:r w:rsidRPr="006A7702">
              <w:rPr>
                <w:color w:val="000000" w:themeColor="text1"/>
              </w:rPr>
              <w:tab/>
              <w:t>"agent_type": "AGENT",</w:t>
            </w:r>
          </w:p>
          <w:p w:rsidR="006A7702" w:rsidRPr="006A7702" w:rsidRDefault="006A7702" w:rsidP="006A77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A7702">
              <w:rPr>
                <w:color w:val="000000" w:themeColor="text1"/>
              </w:rPr>
              <w:tab/>
            </w:r>
            <w:r w:rsidRPr="006A7702">
              <w:rPr>
                <w:color w:val="000000" w:themeColor="text1"/>
              </w:rPr>
              <w:tab/>
              <w:t>"account_type": "N01"</w:t>
            </w:r>
          </w:p>
          <w:p w:rsidR="006A7702" w:rsidRPr="006A7702" w:rsidRDefault="006A7702" w:rsidP="006A77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A7702">
              <w:rPr>
                <w:color w:val="000000" w:themeColor="text1"/>
              </w:rPr>
              <w:tab/>
              <w:t>}</w:t>
            </w:r>
          </w:p>
          <w:p w:rsidR="00333555" w:rsidRDefault="006A7702" w:rsidP="006A77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SimSun"/>
                <w:color w:val="000000" w:themeColor="text1"/>
                <w:lang w:eastAsia="zh-CN"/>
              </w:rPr>
            </w:pPr>
            <w:r>
              <w:rPr>
                <w:color w:val="000000" w:themeColor="text1"/>
              </w:rPr>
              <w:t>]</w:t>
            </w:r>
          </w:p>
        </w:tc>
        <w:tc>
          <w:tcPr>
            <w:tcW w:w="4218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333555" w:rsidRPr="00F24FC5" w:rsidRDefault="006A7702" w:rsidP="00DA30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Agent information list</w:t>
            </w:r>
          </w:p>
        </w:tc>
      </w:tr>
      <w:tr w:rsidR="00333555" w:rsidTr="006A77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333555" w:rsidRDefault="00333555" w:rsidP="00DA30FF">
            <w:pPr>
              <w:rPr>
                <w:b w:val="0"/>
                <w:bCs w:val="0"/>
                <w:color w:val="000000" w:themeColor="text1"/>
              </w:rPr>
            </w:pPr>
            <w:r>
              <w:rPr>
                <w:color w:val="000000" w:themeColor="text1"/>
              </w:rPr>
              <w:t>code</w:t>
            </w:r>
          </w:p>
        </w:tc>
        <w:tc>
          <w:tcPr>
            <w:tcW w:w="4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333555" w:rsidRDefault="00333555" w:rsidP="00DA30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“</w:t>
            </w:r>
            <w:r>
              <w:rPr>
                <w:rFonts w:hint="eastAsia"/>
                <w:color w:val="000000" w:themeColor="text1"/>
              </w:rPr>
              <w:t>0</w:t>
            </w:r>
            <w:r>
              <w:rPr>
                <w:color w:val="000000" w:themeColor="text1"/>
              </w:rPr>
              <w:t>”</w:t>
            </w:r>
            <w:r>
              <w:rPr>
                <w:rFonts w:hint="eastAsia"/>
                <w:color w:val="000000" w:themeColor="text1"/>
              </w:rPr>
              <w:t xml:space="preserve">, </w:t>
            </w:r>
            <w:r>
              <w:rPr>
                <w:color w:val="000000" w:themeColor="text1"/>
              </w:rPr>
              <w:t>“</w:t>
            </w:r>
            <w:r>
              <w:rPr>
                <w:rFonts w:hint="eastAsia"/>
                <w:color w:val="000000" w:themeColor="text1"/>
              </w:rPr>
              <w:t>50001</w:t>
            </w:r>
            <w:r>
              <w:rPr>
                <w:color w:val="000000" w:themeColor="text1"/>
              </w:rPr>
              <w:t>”</w:t>
            </w:r>
          </w:p>
        </w:tc>
        <w:tc>
          <w:tcPr>
            <w:tcW w:w="421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333555" w:rsidRDefault="00333555" w:rsidP="00DA30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Result corresponding code</w:t>
            </w:r>
          </w:p>
          <w:p w:rsidR="00333555" w:rsidRDefault="00333555" w:rsidP="00DA30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case(s): </w:t>
            </w:r>
          </w:p>
          <w:p w:rsidR="00333555" w:rsidRDefault="00333555" w:rsidP="00DA30FF">
            <w:pPr>
              <w:tabs>
                <w:tab w:val="right" w:pos="513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“0” 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--</w:t>
            </w:r>
            <w:r>
              <w:rPr>
                <w:color w:val="000000" w:themeColor="text1"/>
                <w:sz w:val="20"/>
                <w:szCs w:val="20"/>
              </w:rPr>
              <w:t xml:space="preserve"> Success</w:t>
            </w:r>
            <w:r>
              <w:rPr>
                <w:color w:val="000000" w:themeColor="text1"/>
                <w:sz w:val="20"/>
                <w:szCs w:val="20"/>
              </w:rPr>
              <w:tab/>
            </w:r>
          </w:p>
          <w:p w:rsidR="00333555" w:rsidRDefault="00333555" w:rsidP="00DA30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 xml:space="preserve">&gt; </w:t>
            </w:r>
            <w:r>
              <w:rPr>
                <w:color w:val="000000" w:themeColor="text1"/>
                <w:sz w:val="20"/>
                <w:szCs w:val="20"/>
              </w:rPr>
              <w:t>“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0</w:t>
            </w:r>
            <w:r>
              <w:rPr>
                <w:color w:val="000000" w:themeColor="text1"/>
                <w:sz w:val="20"/>
                <w:szCs w:val="20"/>
              </w:rPr>
              <w:t xml:space="preserve">” – 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F</w:t>
            </w:r>
            <w:r>
              <w:rPr>
                <w:color w:val="000000" w:themeColor="text1"/>
                <w:sz w:val="20"/>
                <w:szCs w:val="20"/>
              </w:rPr>
              <w:t>ail</w:t>
            </w:r>
          </w:p>
        </w:tc>
      </w:tr>
      <w:tr w:rsidR="00333555" w:rsidTr="006A77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333555" w:rsidRDefault="00333555" w:rsidP="00DA30FF">
            <w:pPr>
              <w:rPr>
                <w:b w:val="0"/>
                <w:bCs w:val="0"/>
                <w:color w:val="000000" w:themeColor="text1"/>
              </w:rPr>
            </w:pPr>
            <w:r>
              <w:rPr>
                <w:color w:val="000000" w:themeColor="text1"/>
              </w:rPr>
              <w:t>msg</w:t>
            </w:r>
          </w:p>
        </w:tc>
        <w:tc>
          <w:tcPr>
            <w:tcW w:w="4927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333555" w:rsidRDefault="00333555" w:rsidP="00DA30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</w:t>
            </w:r>
            <w:r>
              <w:rPr>
                <w:rFonts w:hint="eastAsia"/>
                <w:color w:val="000000" w:themeColor="text1"/>
              </w:rPr>
              <w:t xml:space="preserve">.g. </w:t>
            </w:r>
            <w:r>
              <w:rPr>
                <w:color w:val="000000" w:themeColor="text1"/>
              </w:rPr>
              <w:t>“”</w:t>
            </w:r>
            <w:r>
              <w:rPr>
                <w:rFonts w:hint="eastAsia"/>
                <w:color w:val="000000" w:themeColor="text1"/>
              </w:rPr>
              <w:t>,</w:t>
            </w:r>
            <w:r>
              <w:rPr>
                <w:color w:val="000000" w:themeColor="text1"/>
              </w:rPr>
              <w:t xml:space="preserve"> “Invalid Parameter(s)”</w:t>
            </w:r>
          </w:p>
        </w:tc>
        <w:tc>
          <w:tcPr>
            <w:tcW w:w="4218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333555" w:rsidRDefault="00333555" w:rsidP="00DA30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Result corresponding message</w:t>
            </w:r>
          </w:p>
          <w:p w:rsidR="00333555" w:rsidRDefault="00333555" w:rsidP="00DA30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Case(s): </w:t>
            </w:r>
          </w:p>
          <w:p w:rsidR="00333555" w:rsidRDefault="00333555" w:rsidP="00DA30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“” -- Success ”</w:t>
            </w:r>
          </w:p>
        </w:tc>
      </w:tr>
    </w:tbl>
    <w:p w:rsidR="00333555" w:rsidRDefault="00333555" w:rsidP="004A483A"/>
    <w:p w:rsidR="002B3515" w:rsidRDefault="002B3515" w:rsidP="002B3515">
      <w:pPr>
        <w:pStyle w:val="Heading2"/>
        <w:rPr>
          <w:rStyle w:val="TitleChar"/>
          <w:rFonts w:eastAsia="SimSun"/>
          <w:sz w:val="28"/>
          <w:szCs w:val="28"/>
          <w:lang w:eastAsia="zh-CN"/>
        </w:rPr>
      </w:pPr>
      <w:r>
        <w:rPr>
          <w:rStyle w:val="TitleChar"/>
          <w:sz w:val="28"/>
          <w:szCs w:val="28"/>
        </w:rPr>
        <w:t>2.</w:t>
      </w:r>
      <w:r>
        <w:rPr>
          <w:rStyle w:val="TitleChar"/>
          <w:rFonts w:eastAsiaTheme="minorEastAsia"/>
          <w:sz w:val="28"/>
          <w:szCs w:val="28"/>
        </w:rPr>
        <w:t>7</w:t>
      </w:r>
      <w:r>
        <w:rPr>
          <w:rStyle w:val="TitleChar"/>
          <w:sz w:val="28"/>
          <w:szCs w:val="28"/>
        </w:rPr>
        <w:t xml:space="preserve">. </w:t>
      </w:r>
      <w:r>
        <w:rPr>
          <w:rStyle w:val="TitleChar"/>
          <w:rFonts w:hint="eastAsia"/>
          <w:sz w:val="28"/>
          <w:szCs w:val="28"/>
        </w:rPr>
        <w:t xml:space="preserve">Get Agent </w:t>
      </w:r>
      <w:r>
        <w:rPr>
          <w:rStyle w:val="TitleChar"/>
          <w:sz w:val="28"/>
          <w:szCs w:val="28"/>
        </w:rPr>
        <w:t>One Time Password</w:t>
      </w:r>
    </w:p>
    <w:p w:rsidR="002B3515" w:rsidRPr="00333555" w:rsidRDefault="002B3515" w:rsidP="002B3515">
      <w:pPr>
        <w:rPr>
          <w:rStyle w:val="TitleChar"/>
          <w:rFonts w:eastAsiaTheme="minorEastAsia"/>
          <w:sz w:val="28"/>
          <w:szCs w:val="28"/>
        </w:rPr>
      </w:pPr>
      <w:r>
        <w:rPr>
          <w:rFonts w:ascii="Arial" w:hAnsi="Arial" w:cs="Arial" w:hint="eastAsia"/>
          <w:color w:val="000000"/>
          <w:kern w:val="0"/>
          <w:sz w:val="22"/>
        </w:rPr>
        <w:t xml:space="preserve">Retrieve </w:t>
      </w:r>
      <w:r w:rsidR="002D3B27">
        <w:rPr>
          <w:rFonts w:ascii="Arial" w:hAnsi="Arial" w:cs="Arial"/>
          <w:color w:val="000000"/>
          <w:kern w:val="0"/>
          <w:sz w:val="22"/>
        </w:rPr>
        <w:t>one time password(OTP) of agent and some related</w:t>
      </w:r>
      <w:r>
        <w:rPr>
          <w:rFonts w:ascii="Arial" w:hAnsi="Arial" w:cs="Arial" w:hint="eastAsia"/>
          <w:color w:val="000000"/>
          <w:kern w:val="0"/>
          <w:sz w:val="22"/>
        </w:rPr>
        <w:t>.</w:t>
      </w:r>
    </w:p>
    <w:p w:rsidR="002B3515" w:rsidRDefault="002B3515" w:rsidP="002B3515">
      <w:pPr>
        <w:pStyle w:val="Heading3"/>
        <w:rPr>
          <w:rFonts w:ascii="Arial" w:hAnsi="Arial" w:cs="Arial"/>
          <w:shd w:val="clear" w:color="auto" w:fill="FFFFFF"/>
        </w:rPr>
      </w:pPr>
      <w:r>
        <w:rPr>
          <w:rStyle w:val="TitleChar"/>
          <w:sz w:val="24"/>
          <w:szCs w:val="24"/>
        </w:rPr>
        <w:t>2.</w:t>
      </w:r>
      <w:r w:rsidR="002D3B27">
        <w:rPr>
          <w:rStyle w:val="TitleChar"/>
          <w:sz w:val="24"/>
          <w:szCs w:val="24"/>
        </w:rPr>
        <w:t>7</w:t>
      </w:r>
      <w:r>
        <w:rPr>
          <w:rStyle w:val="TitleChar"/>
          <w:sz w:val="24"/>
          <w:szCs w:val="24"/>
        </w:rPr>
        <w:t>.1. URL format</w:t>
      </w:r>
    </w:p>
    <w:p w:rsidR="002B3515" w:rsidRDefault="002B3515" w:rsidP="002B3515">
      <w:pPr>
        <w:rPr>
          <w:rFonts w:ascii="Arial" w:hAnsi="Arial" w:cs="Arial"/>
          <w:sz w:val="22"/>
          <w:shd w:val="clear" w:color="auto" w:fill="FFFFFF"/>
        </w:rPr>
      </w:pPr>
      <w:r>
        <w:rPr>
          <w:rFonts w:ascii="Arial" w:hAnsi="Arial" w:cs="Arial"/>
          <w:sz w:val="22"/>
          <w:shd w:val="clear" w:color="auto" w:fill="FFFFFF"/>
        </w:rPr>
        <w:t>{API_Service_URL}/V1</w:t>
      </w:r>
      <w:r w:rsidR="002D3B27" w:rsidRPr="002D3B27">
        <w:rPr>
          <w:rFonts w:ascii="Arial" w:hAnsi="Arial" w:cs="Arial"/>
          <w:sz w:val="22"/>
          <w:shd w:val="clear" w:color="auto" w:fill="FFFFFF"/>
        </w:rPr>
        <w:t>/get_agent_otp</w:t>
      </w:r>
    </w:p>
    <w:p w:rsidR="002B3515" w:rsidRDefault="002B3515" w:rsidP="002B3515">
      <w:pPr>
        <w:rPr>
          <w:sz w:val="22"/>
        </w:rPr>
      </w:pPr>
    </w:p>
    <w:p w:rsidR="002B3515" w:rsidRDefault="002B3515" w:rsidP="002B3515">
      <w:pPr>
        <w:pStyle w:val="Heading3"/>
        <w:rPr>
          <w:rFonts w:ascii="Arial" w:hAnsi="Arial" w:cs="Arial"/>
          <w:shd w:val="clear" w:color="auto" w:fill="FFFFFF"/>
        </w:rPr>
      </w:pPr>
      <w:r>
        <w:rPr>
          <w:rStyle w:val="TitleChar"/>
          <w:sz w:val="24"/>
          <w:szCs w:val="24"/>
        </w:rPr>
        <w:t>2.</w:t>
      </w:r>
      <w:r w:rsidR="002D3B27">
        <w:rPr>
          <w:rStyle w:val="TitleChar"/>
          <w:sz w:val="24"/>
          <w:szCs w:val="24"/>
        </w:rPr>
        <w:t>7</w:t>
      </w:r>
      <w:r>
        <w:rPr>
          <w:rStyle w:val="TitleChar"/>
          <w:sz w:val="24"/>
          <w:szCs w:val="24"/>
        </w:rPr>
        <w:t>.2.Paramters</w:t>
      </w:r>
    </w:p>
    <w:tbl>
      <w:tblPr>
        <w:tblStyle w:val="LightShading-Accent3"/>
        <w:tblW w:w="19317" w:type="dxa"/>
        <w:tblBorders>
          <w:top w:val="none" w:sz="0" w:space="0" w:color="auto"/>
          <w:bottom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26"/>
        <w:gridCol w:w="796"/>
        <w:gridCol w:w="14070"/>
        <w:gridCol w:w="2225"/>
      </w:tblGrid>
      <w:tr w:rsidR="002B3515" w:rsidTr="002D3B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6" w:type="dxa"/>
            <w:tcBorders>
              <w:top w:val="single" w:sz="4" w:space="0" w:color="auto"/>
              <w:bottom w:val="single" w:sz="4" w:space="0" w:color="auto"/>
            </w:tcBorders>
            <w:shd w:val="clear" w:color="auto" w:fill="5160CB"/>
          </w:tcPr>
          <w:p w:rsidR="002B3515" w:rsidRDefault="002B3515" w:rsidP="00DA30FF">
            <w:pPr>
              <w:rPr>
                <w:b w:val="0"/>
                <w:bCs w:val="0"/>
                <w:color w:val="FFFFFF" w:themeColor="background1"/>
                <w:sz w:val="28"/>
                <w:szCs w:val="28"/>
              </w:rPr>
            </w:pPr>
            <w:r>
              <w:rPr>
                <w:rFonts w:hint="eastAsia"/>
                <w:color w:val="FFFFFF" w:themeColor="background1"/>
                <w:sz w:val="28"/>
                <w:szCs w:val="28"/>
              </w:rPr>
              <w:t>Name (</w:t>
            </w:r>
            <w:r>
              <w:rPr>
                <w:color w:val="FFFFFF" w:themeColor="background1"/>
                <w:sz w:val="28"/>
                <w:szCs w:val="28"/>
              </w:rPr>
              <w:t>c</w:t>
            </w:r>
            <w:r>
              <w:rPr>
                <w:rFonts w:hint="eastAsia"/>
                <w:color w:val="FFFFFF" w:themeColor="background1"/>
                <w:sz w:val="28"/>
                <w:szCs w:val="28"/>
              </w:rPr>
              <w:t xml:space="preserve">ase </w:t>
            </w:r>
            <w:r>
              <w:rPr>
                <w:color w:val="FFFFFF" w:themeColor="background1"/>
                <w:sz w:val="28"/>
                <w:szCs w:val="28"/>
              </w:rPr>
              <w:t>s</w:t>
            </w:r>
            <w:r>
              <w:rPr>
                <w:rFonts w:hint="eastAsia"/>
                <w:color w:val="FFFFFF" w:themeColor="background1"/>
                <w:sz w:val="28"/>
                <w:szCs w:val="28"/>
              </w:rPr>
              <w:t>ensitive)</w:t>
            </w:r>
          </w:p>
        </w:tc>
        <w:tc>
          <w:tcPr>
            <w:tcW w:w="796" w:type="dxa"/>
            <w:tcBorders>
              <w:top w:val="single" w:sz="4" w:space="0" w:color="auto"/>
              <w:bottom w:val="single" w:sz="4" w:space="0" w:color="auto"/>
            </w:tcBorders>
            <w:shd w:val="clear" w:color="auto" w:fill="5160CB"/>
          </w:tcPr>
          <w:p w:rsidR="002B3515" w:rsidRDefault="002B3515" w:rsidP="00DA30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  <w:sz w:val="28"/>
                <w:szCs w:val="28"/>
              </w:rPr>
            </w:pPr>
            <w:r>
              <w:rPr>
                <w:rFonts w:hint="eastAsia"/>
                <w:color w:val="FFFFFF" w:themeColor="background1"/>
                <w:sz w:val="28"/>
                <w:szCs w:val="28"/>
              </w:rPr>
              <w:t>Data Type</w:t>
            </w:r>
          </w:p>
        </w:tc>
        <w:tc>
          <w:tcPr>
            <w:tcW w:w="14070" w:type="dxa"/>
            <w:tcBorders>
              <w:top w:val="single" w:sz="4" w:space="0" w:color="auto"/>
              <w:bottom w:val="single" w:sz="4" w:space="0" w:color="auto"/>
            </w:tcBorders>
            <w:shd w:val="clear" w:color="auto" w:fill="5160CB"/>
          </w:tcPr>
          <w:p w:rsidR="002B3515" w:rsidRDefault="002B3515" w:rsidP="00DA30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  <w:sz w:val="28"/>
                <w:szCs w:val="28"/>
              </w:rPr>
            </w:pPr>
            <w:r>
              <w:rPr>
                <w:color w:val="FFFFFF" w:themeColor="background1"/>
                <w:sz w:val="28"/>
                <w:szCs w:val="28"/>
              </w:rPr>
              <w:t xml:space="preserve">Example </w:t>
            </w:r>
            <w:r>
              <w:rPr>
                <w:rFonts w:hint="eastAsia"/>
                <w:color w:val="FFFFFF" w:themeColor="background1"/>
                <w:sz w:val="28"/>
                <w:szCs w:val="28"/>
              </w:rPr>
              <w:t>Value(</w:t>
            </w:r>
            <w:r>
              <w:rPr>
                <w:color w:val="FFFFFF" w:themeColor="background1"/>
                <w:sz w:val="28"/>
                <w:szCs w:val="28"/>
              </w:rPr>
              <w:t>c</w:t>
            </w:r>
            <w:r>
              <w:rPr>
                <w:rFonts w:hint="eastAsia"/>
                <w:color w:val="FFFFFF" w:themeColor="background1"/>
                <w:sz w:val="28"/>
                <w:szCs w:val="28"/>
              </w:rPr>
              <w:t xml:space="preserve">ase </w:t>
            </w:r>
            <w:r>
              <w:rPr>
                <w:color w:val="FFFFFF" w:themeColor="background1"/>
                <w:sz w:val="28"/>
                <w:szCs w:val="28"/>
              </w:rPr>
              <w:t>s</w:t>
            </w:r>
            <w:r>
              <w:rPr>
                <w:rFonts w:hint="eastAsia"/>
                <w:color w:val="FFFFFF" w:themeColor="background1"/>
                <w:sz w:val="28"/>
                <w:szCs w:val="28"/>
              </w:rPr>
              <w:t>ensitive)</w:t>
            </w:r>
          </w:p>
        </w:tc>
        <w:tc>
          <w:tcPr>
            <w:tcW w:w="2225" w:type="dxa"/>
            <w:tcBorders>
              <w:top w:val="single" w:sz="4" w:space="0" w:color="auto"/>
              <w:bottom w:val="single" w:sz="4" w:space="0" w:color="auto"/>
            </w:tcBorders>
            <w:shd w:val="clear" w:color="auto" w:fill="5160CB"/>
          </w:tcPr>
          <w:p w:rsidR="002B3515" w:rsidRDefault="002B3515" w:rsidP="00DA30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  <w:sz w:val="28"/>
                <w:szCs w:val="28"/>
              </w:rPr>
            </w:pPr>
            <w:r>
              <w:rPr>
                <w:rFonts w:hint="eastAsia"/>
                <w:color w:val="FFFFFF" w:themeColor="background1"/>
                <w:sz w:val="28"/>
                <w:szCs w:val="28"/>
              </w:rPr>
              <w:t>Remark</w:t>
            </w:r>
            <w:r>
              <w:rPr>
                <w:color w:val="FFFFFF" w:themeColor="background1"/>
                <w:sz w:val="28"/>
                <w:szCs w:val="28"/>
              </w:rPr>
              <w:t>s</w:t>
            </w:r>
          </w:p>
        </w:tc>
      </w:tr>
      <w:tr w:rsidR="002B3515" w:rsidTr="002D3B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2B3515" w:rsidRDefault="002B3515" w:rsidP="00DA30FF">
            <w:pPr>
              <w:rPr>
                <w:b w:val="0"/>
                <w:bCs w:val="0"/>
                <w:color w:val="000000" w:themeColor="text1"/>
                <w:lang w:eastAsia="zh-HK"/>
              </w:rPr>
            </w:pPr>
            <w:r>
              <w:rPr>
                <w:color w:val="000000" w:themeColor="text1"/>
                <w:lang w:eastAsia="zh-HK"/>
              </w:rPr>
              <w:t>l</w:t>
            </w:r>
            <w:r>
              <w:rPr>
                <w:rFonts w:hint="eastAsia"/>
                <w:color w:val="000000" w:themeColor="text1"/>
                <w:lang w:eastAsia="zh-HK"/>
              </w:rPr>
              <w:t>icense_</w:t>
            </w:r>
            <w:r>
              <w:rPr>
                <w:color w:val="000000" w:themeColor="text1"/>
                <w:lang w:eastAsia="zh-HK"/>
              </w:rPr>
              <w:t>key</w:t>
            </w:r>
          </w:p>
        </w:tc>
        <w:tc>
          <w:tcPr>
            <w:tcW w:w="796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2B3515" w:rsidRDefault="002B3515" w:rsidP="00DA30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eastAsia="zh-HK"/>
              </w:rPr>
            </w:pPr>
            <w:r>
              <w:rPr>
                <w:color w:val="000000" w:themeColor="text1"/>
                <w:lang w:eastAsia="zh-HK"/>
              </w:rPr>
              <w:t>S</w:t>
            </w:r>
            <w:r>
              <w:rPr>
                <w:rFonts w:hint="eastAsia"/>
                <w:color w:val="000000" w:themeColor="text1"/>
                <w:lang w:eastAsia="zh-HK"/>
              </w:rPr>
              <w:t>tring</w:t>
            </w:r>
          </w:p>
        </w:tc>
        <w:tc>
          <w:tcPr>
            <w:tcW w:w="14070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2B3515" w:rsidRDefault="002B3515" w:rsidP="00DA30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“78b42377-3dde-4634-9e49-e2a2e02ab311”</w:t>
            </w:r>
          </w:p>
        </w:tc>
        <w:tc>
          <w:tcPr>
            <w:tcW w:w="2225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2B3515" w:rsidRDefault="002B3515" w:rsidP="00DA30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eastAsia="zh-HK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  <w:lang w:eastAsia="zh-HK"/>
              </w:rPr>
              <w:t>License Key</w:t>
            </w:r>
          </w:p>
        </w:tc>
      </w:tr>
      <w:tr w:rsidR="002B3515" w:rsidTr="002D3B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2B3515" w:rsidRDefault="002B3515" w:rsidP="00DA30FF">
            <w:pPr>
              <w:rPr>
                <w:b w:val="0"/>
                <w:bCs w:val="0"/>
                <w:color w:val="000000" w:themeColor="text1"/>
              </w:rPr>
            </w:pPr>
            <w:r>
              <w:rPr>
                <w:color w:val="000000" w:themeColor="text1"/>
              </w:rPr>
              <w:t>country_code</w:t>
            </w:r>
          </w:p>
        </w:tc>
        <w:tc>
          <w:tcPr>
            <w:tcW w:w="79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2B3515" w:rsidRDefault="002B3515" w:rsidP="00DA30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string</w:t>
            </w:r>
          </w:p>
        </w:tc>
        <w:tc>
          <w:tcPr>
            <w:tcW w:w="1407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2B3515" w:rsidRDefault="002B3515" w:rsidP="00DA30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“852”</w:t>
            </w:r>
          </w:p>
        </w:tc>
        <w:tc>
          <w:tcPr>
            <w:tcW w:w="22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2B3515" w:rsidRDefault="002B3515" w:rsidP="00DA30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Agent’s phone number country code</w:t>
            </w:r>
          </w:p>
        </w:tc>
      </w:tr>
      <w:tr w:rsidR="002B3515" w:rsidTr="002D3B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2B3515" w:rsidRDefault="002B3515" w:rsidP="00DA30FF">
            <w:pPr>
              <w:rPr>
                <w:b w:val="0"/>
                <w:bCs w:val="0"/>
                <w:color w:val="000000" w:themeColor="text1"/>
              </w:rPr>
            </w:pPr>
            <w:r>
              <w:rPr>
                <w:color w:val="000000" w:themeColor="text1"/>
              </w:rPr>
              <w:t>tel_no</w:t>
            </w:r>
          </w:p>
        </w:tc>
        <w:tc>
          <w:tcPr>
            <w:tcW w:w="79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2B3515" w:rsidRDefault="002B3515" w:rsidP="00DA30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eastAsia="zh-HK"/>
              </w:rPr>
            </w:pPr>
            <w:r>
              <w:rPr>
                <w:color w:val="000000" w:themeColor="text1"/>
              </w:rPr>
              <w:t>string</w:t>
            </w:r>
          </w:p>
        </w:tc>
        <w:tc>
          <w:tcPr>
            <w:tcW w:w="1407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2B3515" w:rsidRDefault="002B3515" w:rsidP="00DA30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“</w:t>
            </w:r>
            <w:r w:rsidR="002D3B27" w:rsidRPr="002D3B27">
              <w:rPr>
                <w:color w:val="000000" w:themeColor="text1"/>
              </w:rPr>
              <w:t>12345678</w:t>
            </w:r>
            <w:r>
              <w:rPr>
                <w:color w:val="000000" w:themeColor="text1"/>
              </w:rPr>
              <w:t>”</w:t>
            </w:r>
          </w:p>
        </w:tc>
        <w:tc>
          <w:tcPr>
            <w:tcW w:w="22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2B3515" w:rsidRDefault="002B3515" w:rsidP="00DA30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Agent’s phone number</w:t>
            </w:r>
          </w:p>
        </w:tc>
      </w:tr>
      <w:tr w:rsidR="002D3B27" w:rsidTr="002D3B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2D3B27" w:rsidRDefault="002D3B27" w:rsidP="00DA30FF">
            <w:pPr>
              <w:rPr>
                <w:b w:val="0"/>
                <w:bCs w:val="0"/>
                <w:color w:val="000000" w:themeColor="text1"/>
              </w:rPr>
            </w:pPr>
            <w:r w:rsidRPr="002D3B27">
              <w:rPr>
                <w:color w:val="000000" w:themeColor="text1"/>
              </w:rPr>
              <w:t>agent_code_in</w:t>
            </w:r>
          </w:p>
        </w:tc>
        <w:tc>
          <w:tcPr>
            <w:tcW w:w="79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2D3B27" w:rsidRDefault="002D3B27" w:rsidP="00DA30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eastAsia="zh-HK"/>
              </w:rPr>
            </w:pPr>
            <w:r>
              <w:rPr>
                <w:color w:val="000000" w:themeColor="text1"/>
              </w:rPr>
              <w:t>string</w:t>
            </w:r>
          </w:p>
        </w:tc>
        <w:tc>
          <w:tcPr>
            <w:tcW w:w="1407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2D3B27" w:rsidRDefault="002D3B27" w:rsidP="00DA30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“</w:t>
            </w:r>
            <w:r w:rsidRPr="002D3B27">
              <w:rPr>
                <w:color w:val="000000" w:themeColor="text1"/>
              </w:rPr>
              <w:t>1000031235</w:t>
            </w:r>
            <w:r>
              <w:rPr>
                <w:color w:val="000000" w:themeColor="text1"/>
              </w:rPr>
              <w:t>”</w:t>
            </w:r>
          </w:p>
        </w:tc>
        <w:tc>
          <w:tcPr>
            <w:tcW w:w="22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2D3B27" w:rsidRDefault="002D3B27" w:rsidP="002D3B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Agent’s unique id</w:t>
            </w:r>
          </w:p>
        </w:tc>
      </w:tr>
    </w:tbl>
    <w:p w:rsidR="002B3515" w:rsidRDefault="002B3515" w:rsidP="002B3515">
      <w:pPr>
        <w:rPr>
          <w:rStyle w:val="TitleChar"/>
        </w:rPr>
      </w:pPr>
    </w:p>
    <w:p w:rsidR="002B3515" w:rsidRDefault="002B3515" w:rsidP="002B3515">
      <w:pPr>
        <w:pStyle w:val="Heading3"/>
        <w:rPr>
          <w:rStyle w:val="TitleChar"/>
          <w:sz w:val="24"/>
          <w:szCs w:val="24"/>
        </w:rPr>
      </w:pPr>
      <w:r>
        <w:rPr>
          <w:rStyle w:val="TitleChar"/>
          <w:sz w:val="24"/>
          <w:szCs w:val="24"/>
        </w:rPr>
        <w:t>2.</w:t>
      </w:r>
      <w:r w:rsidR="002D3B27">
        <w:rPr>
          <w:rStyle w:val="TitleChar"/>
          <w:sz w:val="24"/>
          <w:szCs w:val="24"/>
        </w:rPr>
        <w:t>7</w:t>
      </w:r>
      <w:r>
        <w:rPr>
          <w:rStyle w:val="TitleChar"/>
          <w:sz w:val="24"/>
          <w:szCs w:val="24"/>
        </w:rPr>
        <w:t>.3.</w:t>
      </w:r>
      <w:r>
        <w:rPr>
          <w:rStyle w:val="TitleChar"/>
          <w:rFonts w:hint="eastAsia"/>
          <w:sz w:val="24"/>
          <w:szCs w:val="24"/>
        </w:rPr>
        <w:t>Return Data</w:t>
      </w:r>
    </w:p>
    <w:tbl>
      <w:tblPr>
        <w:tblStyle w:val="LightShading-Accent5"/>
        <w:tblW w:w="11482" w:type="dxa"/>
        <w:tblLayout w:type="fixed"/>
        <w:tblLook w:val="04A0" w:firstRow="1" w:lastRow="0" w:firstColumn="1" w:lastColumn="0" w:noHBand="0" w:noVBand="1"/>
      </w:tblPr>
      <w:tblGrid>
        <w:gridCol w:w="1992"/>
        <w:gridCol w:w="345"/>
        <w:gridCol w:w="4927"/>
        <w:gridCol w:w="4218"/>
      </w:tblGrid>
      <w:tr w:rsidR="002B3515" w:rsidTr="005B73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5160CB"/>
          </w:tcPr>
          <w:p w:rsidR="002B3515" w:rsidRDefault="002B3515" w:rsidP="00DA30FF">
            <w:pPr>
              <w:rPr>
                <w:b w:val="0"/>
                <w:bCs w:val="0"/>
                <w:color w:val="FFFFFF" w:themeColor="background1"/>
                <w:sz w:val="28"/>
                <w:szCs w:val="28"/>
              </w:rPr>
            </w:pPr>
            <w:r>
              <w:rPr>
                <w:rFonts w:hint="eastAsia"/>
                <w:color w:val="FFFFFF" w:themeColor="background1"/>
                <w:sz w:val="28"/>
                <w:szCs w:val="28"/>
              </w:rPr>
              <w:t>Name (</w:t>
            </w:r>
            <w:r>
              <w:rPr>
                <w:color w:val="FFFFFF" w:themeColor="background1"/>
                <w:sz w:val="28"/>
                <w:szCs w:val="28"/>
              </w:rPr>
              <w:t>c</w:t>
            </w:r>
            <w:r>
              <w:rPr>
                <w:rFonts w:hint="eastAsia"/>
                <w:color w:val="FFFFFF" w:themeColor="background1"/>
                <w:sz w:val="28"/>
                <w:szCs w:val="28"/>
              </w:rPr>
              <w:t xml:space="preserve">ase </w:t>
            </w:r>
            <w:r>
              <w:rPr>
                <w:color w:val="FFFFFF" w:themeColor="background1"/>
                <w:sz w:val="28"/>
                <w:szCs w:val="28"/>
              </w:rPr>
              <w:t>s</w:t>
            </w:r>
            <w:r>
              <w:rPr>
                <w:rFonts w:hint="eastAsia"/>
                <w:color w:val="FFFFFF" w:themeColor="background1"/>
                <w:sz w:val="28"/>
                <w:szCs w:val="28"/>
              </w:rPr>
              <w:t>ensitive)</w:t>
            </w:r>
          </w:p>
        </w:tc>
        <w:tc>
          <w:tcPr>
            <w:tcW w:w="527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5160CB"/>
          </w:tcPr>
          <w:p w:rsidR="002B3515" w:rsidRDefault="002B3515" w:rsidP="00DA30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  <w:sz w:val="28"/>
                <w:szCs w:val="28"/>
              </w:rPr>
            </w:pPr>
            <w:r>
              <w:rPr>
                <w:color w:val="FFFFFF" w:themeColor="background1"/>
                <w:sz w:val="28"/>
                <w:szCs w:val="28"/>
              </w:rPr>
              <w:t xml:space="preserve">Example </w:t>
            </w:r>
            <w:r>
              <w:rPr>
                <w:rFonts w:hint="eastAsia"/>
                <w:color w:val="FFFFFF" w:themeColor="background1"/>
                <w:sz w:val="28"/>
                <w:szCs w:val="28"/>
              </w:rPr>
              <w:t>Value(</w:t>
            </w:r>
            <w:r>
              <w:rPr>
                <w:color w:val="FFFFFF" w:themeColor="background1"/>
                <w:sz w:val="28"/>
                <w:szCs w:val="28"/>
              </w:rPr>
              <w:t>c</w:t>
            </w:r>
            <w:r>
              <w:rPr>
                <w:rFonts w:hint="eastAsia"/>
                <w:color w:val="FFFFFF" w:themeColor="background1"/>
                <w:sz w:val="28"/>
                <w:szCs w:val="28"/>
              </w:rPr>
              <w:t xml:space="preserve">ase </w:t>
            </w:r>
            <w:r>
              <w:rPr>
                <w:color w:val="FFFFFF" w:themeColor="background1"/>
                <w:sz w:val="28"/>
                <w:szCs w:val="28"/>
              </w:rPr>
              <w:t>s</w:t>
            </w:r>
            <w:r>
              <w:rPr>
                <w:rFonts w:hint="eastAsia"/>
                <w:color w:val="FFFFFF" w:themeColor="background1"/>
                <w:sz w:val="28"/>
                <w:szCs w:val="28"/>
              </w:rPr>
              <w:t>ensitive)</w:t>
            </w:r>
          </w:p>
        </w:tc>
        <w:tc>
          <w:tcPr>
            <w:tcW w:w="4218" w:type="dxa"/>
            <w:tcBorders>
              <w:top w:val="single" w:sz="4" w:space="0" w:color="auto"/>
              <w:bottom w:val="single" w:sz="4" w:space="0" w:color="auto"/>
            </w:tcBorders>
            <w:shd w:val="clear" w:color="auto" w:fill="5160CB"/>
          </w:tcPr>
          <w:p w:rsidR="002B3515" w:rsidRDefault="002B3515" w:rsidP="00DA30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  <w:sz w:val="28"/>
                <w:szCs w:val="28"/>
              </w:rPr>
            </w:pPr>
            <w:r>
              <w:rPr>
                <w:rFonts w:hint="eastAsia"/>
                <w:color w:val="FFFFFF" w:themeColor="background1"/>
                <w:sz w:val="28"/>
                <w:szCs w:val="28"/>
              </w:rPr>
              <w:t>Remark</w:t>
            </w:r>
            <w:r>
              <w:rPr>
                <w:color w:val="FFFFFF" w:themeColor="background1"/>
                <w:sz w:val="28"/>
                <w:szCs w:val="28"/>
              </w:rPr>
              <w:t>s</w:t>
            </w:r>
          </w:p>
        </w:tc>
      </w:tr>
      <w:tr w:rsidR="002B3515" w:rsidTr="005B73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2B3515" w:rsidRPr="00F24FC5" w:rsidRDefault="002D3B27" w:rsidP="00DA30FF">
            <w:pPr>
              <w:rPr>
                <w:b w:val="0"/>
                <w:bCs w:val="0"/>
                <w:color w:val="000000" w:themeColor="text1"/>
              </w:rPr>
            </w:pPr>
            <w:r>
              <w:rPr>
                <w:color w:val="000000" w:themeColor="text1"/>
              </w:rPr>
              <w:t>otp</w:t>
            </w:r>
          </w:p>
        </w:tc>
        <w:tc>
          <w:tcPr>
            <w:tcW w:w="4927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2B3515" w:rsidRDefault="002D3B27" w:rsidP="00DA30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SimSun"/>
                <w:color w:val="000000" w:themeColor="text1"/>
                <w:lang w:eastAsia="zh-CN"/>
              </w:rPr>
            </w:pPr>
            <w:r>
              <w:rPr>
                <w:rFonts w:eastAsia="SimSun"/>
                <w:color w:val="000000" w:themeColor="text1"/>
                <w:lang w:eastAsia="zh-CN"/>
              </w:rPr>
              <w:t>“826916”</w:t>
            </w:r>
          </w:p>
        </w:tc>
        <w:tc>
          <w:tcPr>
            <w:tcW w:w="4218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2B3515" w:rsidRPr="00F24FC5" w:rsidRDefault="002D3B27" w:rsidP="002D3B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One Time Password(OTP)</w:t>
            </w:r>
          </w:p>
        </w:tc>
      </w:tr>
      <w:tr w:rsidR="00BB109D" w:rsidTr="005B73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BB109D" w:rsidRPr="00F24FC5" w:rsidRDefault="00BB109D" w:rsidP="00BB109D">
            <w:pPr>
              <w:rPr>
                <w:b w:val="0"/>
                <w:bCs w:val="0"/>
                <w:color w:val="000000" w:themeColor="text1"/>
              </w:rPr>
            </w:pPr>
            <w:r>
              <w:rPr>
                <w:color w:val="000000" w:themeColor="text1"/>
              </w:rPr>
              <w:t>ref_id</w:t>
            </w:r>
          </w:p>
        </w:tc>
        <w:tc>
          <w:tcPr>
            <w:tcW w:w="4927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BB109D" w:rsidRDefault="00A6788F" w:rsidP="00DA30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SimSun"/>
                <w:color w:val="000000" w:themeColor="text1"/>
                <w:lang w:eastAsia="zh-CN"/>
              </w:rPr>
            </w:pPr>
            <w:r w:rsidRPr="00A6788F">
              <w:rPr>
                <w:rFonts w:eastAsia="SimSun"/>
                <w:color w:val="000000" w:themeColor="text1"/>
                <w:lang w:eastAsia="zh-CN"/>
              </w:rPr>
              <w:t>99000000011342</w:t>
            </w:r>
          </w:p>
        </w:tc>
        <w:tc>
          <w:tcPr>
            <w:tcW w:w="4218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BB109D" w:rsidRPr="00F24FC5" w:rsidRDefault="00BB109D" w:rsidP="00DA30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Reference row id</w:t>
            </w:r>
          </w:p>
        </w:tc>
      </w:tr>
      <w:tr w:rsidR="005B732E" w:rsidTr="005B73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5B732E" w:rsidRDefault="005B732E" w:rsidP="00BB109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uuid</w:t>
            </w:r>
          </w:p>
        </w:tc>
        <w:tc>
          <w:tcPr>
            <w:tcW w:w="4927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5B732E" w:rsidRPr="00A6788F" w:rsidRDefault="005B732E" w:rsidP="00DA30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SimSun"/>
                <w:color w:val="000000" w:themeColor="text1"/>
                <w:lang w:eastAsia="zh-CN"/>
              </w:rPr>
            </w:pPr>
            <w:r>
              <w:rPr>
                <w:rFonts w:eastAsia="SimSun"/>
                <w:color w:val="000000" w:themeColor="text1"/>
                <w:lang w:eastAsia="zh-CN"/>
              </w:rPr>
              <w:t>“</w:t>
            </w:r>
            <w:r w:rsidRPr="005B732E">
              <w:rPr>
                <w:rFonts w:eastAsia="SimSun"/>
                <w:color w:val="000000" w:themeColor="text1"/>
                <w:lang w:eastAsia="zh-CN"/>
              </w:rPr>
              <w:t>6a901110-57fd-42e9-a0d3-f6a9262295b1</w:t>
            </w:r>
            <w:r>
              <w:rPr>
                <w:rFonts w:eastAsia="SimSun"/>
                <w:color w:val="000000" w:themeColor="text1"/>
                <w:lang w:eastAsia="zh-CN"/>
              </w:rPr>
              <w:t>”</w:t>
            </w:r>
          </w:p>
        </w:tc>
        <w:tc>
          <w:tcPr>
            <w:tcW w:w="4218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5B732E" w:rsidRDefault="004706B8" w:rsidP="00DA30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UUID for the</w:t>
            </w:r>
            <w:r w:rsidR="00E70B72">
              <w:rPr>
                <w:color w:val="000000" w:themeColor="text1"/>
                <w:sz w:val="20"/>
                <w:szCs w:val="20"/>
              </w:rPr>
              <w:t xml:space="preserve"> </w:t>
            </w:r>
            <w:r w:rsidR="001D778E">
              <w:rPr>
                <w:color w:val="000000" w:themeColor="text1"/>
                <w:sz w:val="20"/>
                <w:szCs w:val="20"/>
              </w:rPr>
              <w:t>request</w:t>
            </w:r>
          </w:p>
        </w:tc>
      </w:tr>
      <w:tr w:rsidR="00BB109D" w:rsidTr="005B73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BB109D" w:rsidRDefault="00BB109D" w:rsidP="00DA30FF">
            <w:pPr>
              <w:rPr>
                <w:b w:val="0"/>
                <w:bCs w:val="0"/>
                <w:color w:val="000000" w:themeColor="text1"/>
              </w:rPr>
            </w:pPr>
            <w:r>
              <w:rPr>
                <w:color w:val="000000" w:themeColor="text1"/>
              </w:rPr>
              <w:t>code</w:t>
            </w:r>
          </w:p>
        </w:tc>
        <w:tc>
          <w:tcPr>
            <w:tcW w:w="4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BB109D" w:rsidRDefault="00BB109D" w:rsidP="00DA30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“</w:t>
            </w:r>
            <w:r>
              <w:rPr>
                <w:rFonts w:hint="eastAsia"/>
                <w:color w:val="000000" w:themeColor="text1"/>
              </w:rPr>
              <w:t>0</w:t>
            </w:r>
            <w:r>
              <w:rPr>
                <w:color w:val="000000" w:themeColor="text1"/>
              </w:rPr>
              <w:t>”</w:t>
            </w:r>
            <w:r>
              <w:rPr>
                <w:rFonts w:hint="eastAsia"/>
                <w:color w:val="000000" w:themeColor="text1"/>
              </w:rPr>
              <w:t xml:space="preserve">, </w:t>
            </w:r>
            <w:r>
              <w:rPr>
                <w:color w:val="000000" w:themeColor="text1"/>
              </w:rPr>
              <w:t>“</w:t>
            </w:r>
            <w:r>
              <w:rPr>
                <w:rFonts w:hint="eastAsia"/>
                <w:color w:val="000000" w:themeColor="text1"/>
              </w:rPr>
              <w:t>50001</w:t>
            </w:r>
            <w:r>
              <w:rPr>
                <w:color w:val="000000" w:themeColor="text1"/>
              </w:rPr>
              <w:t>”</w:t>
            </w:r>
          </w:p>
        </w:tc>
        <w:tc>
          <w:tcPr>
            <w:tcW w:w="421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BB109D" w:rsidRDefault="00BB109D" w:rsidP="00DA30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Result corresponding code</w:t>
            </w:r>
          </w:p>
          <w:p w:rsidR="00BB109D" w:rsidRDefault="00BB109D" w:rsidP="00DA30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case(s): </w:t>
            </w:r>
          </w:p>
          <w:p w:rsidR="00BB109D" w:rsidRDefault="00BB109D" w:rsidP="00DA30FF">
            <w:pPr>
              <w:tabs>
                <w:tab w:val="right" w:pos="513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“0” 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--</w:t>
            </w:r>
            <w:r>
              <w:rPr>
                <w:color w:val="000000" w:themeColor="text1"/>
                <w:sz w:val="20"/>
                <w:szCs w:val="20"/>
              </w:rPr>
              <w:t xml:space="preserve"> Success</w:t>
            </w:r>
            <w:r>
              <w:rPr>
                <w:color w:val="000000" w:themeColor="text1"/>
                <w:sz w:val="20"/>
                <w:szCs w:val="20"/>
              </w:rPr>
              <w:tab/>
            </w:r>
          </w:p>
          <w:p w:rsidR="00BB109D" w:rsidRDefault="00BB109D" w:rsidP="00DA30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 xml:space="preserve">&gt; </w:t>
            </w:r>
            <w:r>
              <w:rPr>
                <w:color w:val="000000" w:themeColor="text1"/>
                <w:sz w:val="20"/>
                <w:szCs w:val="20"/>
              </w:rPr>
              <w:t>“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0</w:t>
            </w:r>
            <w:r>
              <w:rPr>
                <w:color w:val="000000" w:themeColor="text1"/>
                <w:sz w:val="20"/>
                <w:szCs w:val="20"/>
              </w:rPr>
              <w:t xml:space="preserve">” – 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F</w:t>
            </w:r>
            <w:r>
              <w:rPr>
                <w:color w:val="000000" w:themeColor="text1"/>
                <w:sz w:val="20"/>
                <w:szCs w:val="20"/>
              </w:rPr>
              <w:t>ail</w:t>
            </w:r>
          </w:p>
        </w:tc>
      </w:tr>
      <w:tr w:rsidR="00BB109D" w:rsidTr="005B73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BB109D" w:rsidRDefault="00BB109D" w:rsidP="00DA30FF">
            <w:pPr>
              <w:rPr>
                <w:b w:val="0"/>
                <w:bCs w:val="0"/>
                <w:color w:val="000000" w:themeColor="text1"/>
              </w:rPr>
            </w:pPr>
            <w:r>
              <w:rPr>
                <w:color w:val="000000" w:themeColor="text1"/>
              </w:rPr>
              <w:t>msg</w:t>
            </w:r>
          </w:p>
        </w:tc>
        <w:tc>
          <w:tcPr>
            <w:tcW w:w="4927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BB109D" w:rsidRDefault="00BB109D" w:rsidP="00DA30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</w:t>
            </w:r>
            <w:r>
              <w:rPr>
                <w:rFonts w:hint="eastAsia"/>
                <w:color w:val="000000" w:themeColor="text1"/>
              </w:rPr>
              <w:t xml:space="preserve">.g. </w:t>
            </w:r>
            <w:r>
              <w:rPr>
                <w:color w:val="000000" w:themeColor="text1"/>
              </w:rPr>
              <w:t>“”</w:t>
            </w:r>
            <w:r>
              <w:rPr>
                <w:rFonts w:hint="eastAsia"/>
                <w:color w:val="000000" w:themeColor="text1"/>
              </w:rPr>
              <w:t>,</w:t>
            </w:r>
            <w:r>
              <w:rPr>
                <w:color w:val="000000" w:themeColor="text1"/>
              </w:rPr>
              <w:t xml:space="preserve"> “Invalid Parameter(s)”</w:t>
            </w:r>
          </w:p>
        </w:tc>
        <w:tc>
          <w:tcPr>
            <w:tcW w:w="4218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BB109D" w:rsidRDefault="00BB109D" w:rsidP="00DA30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Result corresponding message</w:t>
            </w:r>
          </w:p>
          <w:p w:rsidR="00BB109D" w:rsidRDefault="00BB109D" w:rsidP="00DA30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Case(s): </w:t>
            </w:r>
          </w:p>
          <w:p w:rsidR="00BB109D" w:rsidRDefault="00BB109D" w:rsidP="00DA30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“” -- Success ”</w:t>
            </w:r>
          </w:p>
        </w:tc>
      </w:tr>
    </w:tbl>
    <w:p w:rsidR="002B3515" w:rsidRDefault="002B3515" w:rsidP="002B3515"/>
    <w:p w:rsidR="002B3515" w:rsidRDefault="002B3515" w:rsidP="004A483A"/>
    <w:p w:rsidR="004A483A" w:rsidRDefault="004A483A" w:rsidP="004A483A">
      <w:pPr>
        <w:pStyle w:val="Heading2"/>
        <w:rPr>
          <w:rStyle w:val="TitleChar"/>
          <w:rFonts w:eastAsia="SimSun"/>
          <w:sz w:val="28"/>
          <w:szCs w:val="28"/>
          <w:lang w:eastAsia="zh-CN"/>
        </w:rPr>
      </w:pPr>
      <w:r>
        <w:rPr>
          <w:rStyle w:val="TitleChar"/>
          <w:rFonts w:hint="eastAsia"/>
          <w:sz w:val="28"/>
          <w:szCs w:val="28"/>
          <w:lang w:eastAsia="zh-HK"/>
        </w:rPr>
        <w:t>3</w:t>
      </w:r>
      <w:r>
        <w:rPr>
          <w:rStyle w:val="TitleChar"/>
          <w:sz w:val="28"/>
          <w:szCs w:val="28"/>
        </w:rPr>
        <w:t>.</w:t>
      </w:r>
      <w:r>
        <w:rPr>
          <w:rStyle w:val="TitleChar"/>
          <w:rFonts w:eastAsiaTheme="minorEastAsia" w:hint="eastAsia"/>
          <w:sz w:val="28"/>
          <w:szCs w:val="28"/>
          <w:lang w:eastAsia="zh-HK"/>
        </w:rPr>
        <w:t>1</w:t>
      </w:r>
      <w:r>
        <w:rPr>
          <w:rStyle w:val="TitleChar"/>
          <w:sz w:val="28"/>
          <w:szCs w:val="28"/>
        </w:rPr>
        <w:t xml:space="preserve">. </w:t>
      </w:r>
      <w:r w:rsidRPr="004A483A">
        <w:rPr>
          <w:rStyle w:val="TitleChar"/>
          <w:rFonts w:eastAsia="SimSun"/>
          <w:sz w:val="28"/>
          <w:szCs w:val="28"/>
          <w:lang w:eastAsia="zh-CN"/>
        </w:rPr>
        <w:t>Action Verify</w:t>
      </w:r>
    </w:p>
    <w:p w:rsidR="004A483A" w:rsidRDefault="005244EB" w:rsidP="004A483A">
      <w:pPr>
        <w:rPr>
          <w:rStyle w:val="TitleChar"/>
          <w:rFonts w:eastAsia="SimSun"/>
          <w:sz w:val="28"/>
          <w:szCs w:val="28"/>
          <w:lang w:eastAsia="zh-CN"/>
        </w:rPr>
      </w:pPr>
      <w:r>
        <w:rPr>
          <w:rFonts w:ascii="Arial" w:hAnsi="Arial" w:cs="Arial" w:hint="eastAsia"/>
          <w:color w:val="000000"/>
          <w:kern w:val="0"/>
          <w:sz w:val="22"/>
        </w:rPr>
        <w:t>Update play actions request status.</w:t>
      </w:r>
    </w:p>
    <w:p w:rsidR="004A483A" w:rsidRDefault="004A483A" w:rsidP="004A483A">
      <w:pPr>
        <w:pStyle w:val="Heading3"/>
        <w:rPr>
          <w:rFonts w:ascii="Arial" w:hAnsi="Arial" w:cs="Arial"/>
          <w:shd w:val="clear" w:color="auto" w:fill="FFFFFF"/>
        </w:rPr>
      </w:pPr>
      <w:r>
        <w:rPr>
          <w:rStyle w:val="TitleChar"/>
          <w:rFonts w:hint="eastAsia"/>
          <w:sz w:val="24"/>
          <w:szCs w:val="24"/>
          <w:lang w:eastAsia="zh-HK"/>
        </w:rPr>
        <w:t>3.1</w:t>
      </w:r>
      <w:r>
        <w:rPr>
          <w:rStyle w:val="TitleChar"/>
          <w:sz w:val="24"/>
          <w:szCs w:val="24"/>
        </w:rPr>
        <w:t>.1. URL format</w:t>
      </w:r>
    </w:p>
    <w:p w:rsidR="004A483A" w:rsidRDefault="00526F51" w:rsidP="00526F51">
      <w:pPr>
        <w:pStyle w:val="Default"/>
        <w:rPr>
          <w:rFonts w:ascii="Arial" w:hAnsi="Arial" w:cs="Arial"/>
          <w:sz w:val="22"/>
          <w:shd w:val="clear" w:color="auto" w:fill="FFFFFF"/>
          <w:lang w:eastAsia="zh-HK"/>
        </w:rPr>
      </w:pPr>
      <w:r>
        <w:rPr>
          <w:sz w:val="22"/>
          <w:szCs w:val="22"/>
        </w:rPr>
        <w:t>{api_domain}/apiSUN/v1/ActionVerify</w:t>
      </w:r>
    </w:p>
    <w:p w:rsidR="004A483A" w:rsidRDefault="004A483A" w:rsidP="004A483A">
      <w:pPr>
        <w:rPr>
          <w:sz w:val="22"/>
        </w:rPr>
      </w:pPr>
    </w:p>
    <w:p w:rsidR="004A483A" w:rsidRDefault="004A483A" w:rsidP="004A483A">
      <w:pPr>
        <w:pStyle w:val="Heading3"/>
        <w:rPr>
          <w:rFonts w:ascii="Arial" w:hAnsi="Arial" w:cs="Arial"/>
          <w:shd w:val="clear" w:color="auto" w:fill="FFFFFF"/>
        </w:rPr>
      </w:pPr>
      <w:r>
        <w:rPr>
          <w:rStyle w:val="TitleChar"/>
          <w:rFonts w:hint="eastAsia"/>
          <w:sz w:val="24"/>
          <w:szCs w:val="24"/>
          <w:lang w:eastAsia="zh-HK"/>
        </w:rPr>
        <w:t>3.1</w:t>
      </w:r>
      <w:r>
        <w:rPr>
          <w:rStyle w:val="TitleChar"/>
          <w:sz w:val="24"/>
          <w:szCs w:val="24"/>
        </w:rPr>
        <w:t>.2.Paramters</w:t>
      </w:r>
    </w:p>
    <w:tbl>
      <w:tblPr>
        <w:tblStyle w:val="LightShading-Accent3"/>
        <w:tblW w:w="19317" w:type="dxa"/>
        <w:tblBorders>
          <w:top w:val="none" w:sz="0" w:space="0" w:color="auto"/>
          <w:bottom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11"/>
        <w:gridCol w:w="786"/>
        <w:gridCol w:w="14084"/>
        <w:gridCol w:w="2236"/>
      </w:tblGrid>
      <w:tr w:rsidR="004A483A" w:rsidTr="00526F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Borders>
              <w:top w:val="single" w:sz="4" w:space="0" w:color="auto"/>
              <w:bottom w:val="single" w:sz="4" w:space="0" w:color="auto"/>
            </w:tcBorders>
            <w:shd w:val="clear" w:color="auto" w:fill="5160CB"/>
          </w:tcPr>
          <w:p w:rsidR="004A483A" w:rsidRDefault="004A483A" w:rsidP="00CF0D81">
            <w:pPr>
              <w:rPr>
                <w:b w:val="0"/>
                <w:bCs w:val="0"/>
                <w:color w:val="FFFFFF" w:themeColor="background1"/>
                <w:sz w:val="28"/>
                <w:szCs w:val="28"/>
              </w:rPr>
            </w:pPr>
            <w:r>
              <w:rPr>
                <w:rFonts w:hint="eastAsia"/>
                <w:color w:val="FFFFFF" w:themeColor="background1"/>
                <w:sz w:val="28"/>
                <w:szCs w:val="28"/>
              </w:rPr>
              <w:t>Name (</w:t>
            </w:r>
            <w:r>
              <w:rPr>
                <w:color w:val="FFFFFF" w:themeColor="background1"/>
                <w:sz w:val="28"/>
                <w:szCs w:val="28"/>
              </w:rPr>
              <w:t>c</w:t>
            </w:r>
            <w:r>
              <w:rPr>
                <w:rFonts w:hint="eastAsia"/>
                <w:color w:val="FFFFFF" w:themeColor="background1"/>
                <w:sz w:val="28"/>
                <w:szCs w:val="28"/>
              </w:rPr>
              <w:t xml:space="preserve">ase </w:t>
            </w:r>
            <w:r>
              <w:rPr>
                <w:color w:val="FFFFFF" w:themeColor="background1"/>
                <w:sz w:val="28"/>
                <w:szCs w:val="28"/>
              </w:rPr>
              <w:t>s</w:t>
            </w:r>
            <w:r>
              <w:rPr>
                <w:rFonts w:hint="eastAsia"/>
                <w:color w:val="FFFFFF" w:themeColor="background1"/>
                <w:sz w:val="28"/>
                <w:szCs w:val="28"/>
              </w:rPr>
              <w:t>ensitive)</w:t>
            </w:r>
          </w:p>
        </w:tc>
        <w:tc>
          <w:tcPr>
            <w:tcW w:w="786" w:type="dxa"/>
            <w:tcBorders>
              <w:top w:val="single" w:sz="4" w:space="0" w:color="auto"/>
              <w:bottom w:val="single" w:sz="4" w:space="0" w:color="auto"/>
            </w:tcBorders>
            <w:shd w:val="clear" w:color="auto" w:fill="5160CB"/>
          </w:tcPr>
          <w:p w:rsidR="004A483A" w:rsidRDefault="004A483A" w:rsidP="00CF0D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  <w:sz w:val="28"/>
                <w:szCs w:val="28"/>
              </w:rPr>
            </w:pPr>
            <w:r>
              <w:rPr>
                <w:rFonts w:hint="eastAsia"/>
                <w:color w:val="FFFFFF" w:themeColor="background1"/>
                <w:sz w:val="28"/>
                <w:szCs w:val="28"/>
              </w:rPr>
              <w:t>Data Type</w:t>
            </w:r>
          </w:p>
        </w:tc>
        <w:tc>
          <w:tcPr>
            <w:tcW w:w="14084" w:type="dxa"/>
            <w:tcBorders>
              <w:top w:val="single" w:sz="4" w:space="0" w:color="auto"/>
              <w:bottom w:val="single" w:sz="4" w:space="0" w:color="auto"/>
            </w:tcBorders>
            <w:shd w:val="clear" w:color="auto" w:fill="5160CB"/>
          </w:tcPr>
          <w:p w:rsidR="004A483A" w:rsidRDefault="004A483A" w:rsidP="00CF0D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  <w:sz w:val="28"/>
                <w:szCs w:val="28"/>
              </w:rPr>
            </w:pPr>
            <w:r>
              <w:rPr>
                <w:color w:val="FFFFFF" w:themeColor="background1"/>
                <w:sz w:val="28"/>
                <w:szCs w:val="28"/>
              </w:rPr>
              <w:t xml:space="preserve">Example </w:t>
            </w:r>
            <w:r>
              <w:rPr>
                <w:rFonts w:hint="eastAsia"/>
                <w:color w:val="FFFFFF" w:themeColor="background1"/>
                <w:sz w:val="28"/>
                <w:szCs w:val="28"/>
              </w:rPr>
              <w:t>Value(</w:t>
            </w:r>
            <w:r>
              <w:rPr>
                <w:color w:val="FFFFFF" w:themeColor="background1"/>
                <w:sz w:val="28"/>
                <w:szCs w:val="28"/>
              </w:rPr>
              <w:t>c</w:t>
            </w:r>
            <w:r>
              <w:rPr>
                <w:rFonts w:hint="eastAsia"/>
                <w:color w:val="FFFFFF" w:themeColor="background1"/>
                <w:sz w:val="28"/>
                <w:szCs w:val="28"/>
              </w:rPr>
              <w:t xml:space="preserve">ase </w:t>
            </w:r>
            <w:r>
              <w:rPr>
                <w:color w:val="FFFFFF" w:themeColor="background1"/>
                <w:sz w:val="28"/>
                <w:szCs w:val="28"/>
              </w:rPr>
              <w:t>s</w:t>
            </w:r>
            <w:r>
              <w:rPr>
                <w:rFonts w:hint="eastAsia"/>
                <w:color w:val="FFFFFF" w:themeColor="background1"/>
                <w:sz w:val="28"/>
                <w:szCs w:val="28"/>
              </w:rPr>
              <w:t>ensitive)</w:t>
            </w:r>
          </w:p>
        </w:tc>
        <w:tc>
          <w:tcPr>
            <w:tcW w:w="2236" w:type="dxa"/>
            <w:tcBorders>
              <w:top w:val="single" w:sz="4" w:space="0" w:color="auto"/>
              <w:bottom w:val="single" w:sz="4" w:space="0" w:color="auto"/>
            </w:tcBorders>
            <w:shd w:val="clear" w:color="auto" w:fill="5160CB"/>
          </w:tcPr>
          <w:p w:rsidR="004A483A" w:rsidRDefault="004A483A" w:rsidP="00CF0D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  <w:sz w:val="28"/>
                <w:szCs w:val="28"/>
              </w:rPr>
            </w:pPr>
            <w:r>
              <w:rPr>
                <w:rFonts w:hint="eastAsia"/>
                <w:color w:val="FFFFFF" w:themeColor="background1"/>
                <w:sz w:val="28"/>
                <w:szCs w:val="28"/>
              </w:rPr>
              <w:t>Remark</w:t>
            </w:r>
            <w:r>
              <w:rPr>
                <w:color w:val="FFFFFF" w:themeColor="background1"/>
                <w:sz w:val="28"/>
                <w:szCs w:val="28"/>
              </w:rPr>
              <w:t>s</w:t>
            </w:r>
          </w:p>
        </w:tc>
      </w:tr>
      <w:tr w:rsidR="004A483A" w:rsidTr="00526F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4A483A" w:rsidRDefault="005244EB" w:rsidP="005244EB">
            <w:pPr>
              <w:rPr>
                <w:rFonts w:eastAsia="SimSun"/>
                <w:b w:val="0"/>
                <w:bCs w:val="0"/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</w:rPr>
              <w:t>guid</w:t>
            </w:r>
          </w:p>
        </w:tc>
        <w:tc>
          <w:tcPr>
            <w:tcW w:w="786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4A483A" w:rsidRDefault="004A483A" w:rsidP="00CF0D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eastAsia="zh-HK"/>
              </w:rPr>
            </w:pPr>
            <w:r>
              <w:rPr>
                <w:color w:val="000000" w:themeColor="text1"/>
                <w:lang w:eastAsia="zh-HK"/>
              </w:rPr>
              <w:t>S</w:t>
            </w:r>
            <w:r>
              <w:rPr>
                <w:rFonts w:hint="eastAsia"/>
                <w:color w:val="000000" w:themeColor="text1"/>
                <w:lang w:eastAsia="zh-HK"/>
              </w:rPr>
              <w:t>tring</w:t>
            </w:r>
          </w:p>
        </w:tc>
        <w:tc>
          <w:tcPr>
            <w:tcW w:w="14084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4A483A" w:rsidRDefault="00526F51" w:rsidP="00CF0D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eastAsia="zh-HK"/>
              </w:rPr>
            </w:pPr>
            <w:r>
              <w:rPr>
                <w:color w:val="000000" w:themeColor="text1"/>
                <w:lang w:eastAsia="zh-HK"/>
              </w:rPr>
              <w:t>“</w:t>
            </w:r>
            <w:r>
              <w:rPr>
                <w:color w:val="000000" w:themeColor="text1"/>
              </w:rPr>
              <w:t>78b42377-3dde-4634-9e49-e2a2e02ab311</w:t>
            </w:r>
            <w:r>
              <w:rPr>
                <w:color w:val="000000" w:themeColor="text1"/>
                <w:lang w:eastAsia="zh-HK"/>
              </w:rPr>
              <w:t>”</w:t>
            </w:r>
          </w:p>
        </w:tc>
        <w:tc>
          <w:tcPr>
            <w:tcW w:w="2236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4A483A" w:rsidRPr="005244EB" w:rsidRDefault="005244EB" w:rsidP="005244EB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Voice gateway guid</w:t>
            </w:r>
          </w:p>
        </w:tc>
      </w:tr>
      <w:tr w:rsidR="004A483A" w:rsidTr="00526F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4A483A" w:rsidRDefault="005244EB" w:rsidP="005244EB">
            <w:pPr>
              <w:pStyle w:val="Default"/>
              <w:rPr>
                <w:rFonts w:eastAsia="SimSun"/>
                <w:b w:val="0"/>
                <w:bCs w:val="0"/>
                <w:color w:val="000000" w:themeColor="text1"/>
                <w:lang w:eastAsia="zh-CN"/>
              </w:rPr>
            </w:pPr>
            <w:r>
              <w:rPr>
                <w:sz w:val="22"/>
                <w:szCs w:val="22"/>
              </w:rPr>
              <w:t>request_rid</w:t>
            </w:r>
          </w:p>
        </w:tc>
        <w:tc>
          <w:tcPr>
            <w:tcW w:w="78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4A483A" w:rsidRDefault="005244EB" w:rsidP="00CF0D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eastAsia="zh-HK"/>
              </w:rPr>
            </w:pPr>
            <w:r>
              <w:rPr>
                <w:rFonts w:hint="eastAsia"/>
                <w:color w:val="000000" w:themeColor="text1"/>
                <w:lang w:eastAsia="zh-HK"/>
              </w:rPr>
              <w:t>long</w:t>
            </w:r>
          </w:p>
        </w:tc>
        <w:tc>
          <w:tcPr>
            <w:tcW w:w="1408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4A483A" w:rsidRDefault="005244EB" w:rsidP="00CF0D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eastAsia="zh-HK"/>
              </w:rPr>
            </w:pPr>
            <w:r>
              <w:rPr>
                <w:rFonts w:hint="eastAsia"/>
                <w:color w:val="000000" w:themeColor="text1"/>
                <w:lang w:eastAsia="zh-HK"/>
              </w:rPr>
              <w:t>30000000010000</w:t>
            </w:r>
          </w:p>
        </w:tc>
        <w:tc>
          <w:tcPr>
            <w:tcW w:w="223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4A483A" w:rsidRPr="005244EB" w:rsidRDefault="005244EB" w:rsidP="005244EB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Rollsmary action rowid </w:t>
            </w:r>
          </w:p>
        </w:tc>
      </w:tr>
      <w:tr w:rsidR="005244EB" w:rsidTr="00526F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5244EB" w:rsidRPr="005244EB" w:rsidRDefault="005244EB" w:rsidP="005244EB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result </w:t>
            </w:r>
          </w:p>
        </w:tc>
        <w:tc>
          <w:tcPr>
            <w:tcW w:w="78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5244EB" w:rsidRDefault="005244EB" w:rsidP="00CF0D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eastAsia="zh-HK"/>
              </w:rPr>
            </w:pPr>
            <w:r>
              <w:rPr>
                <w:color w:val="000000" w:themeColor="text1"/>
                <w:lang w:eastAsia="zh-HK"/>
              </w:rPr>
              <w:t>S</w:t>
            </w:r>
            <w:r>
              <w:rPr>
                <w:rFonts w:hint="eastAsia"/>
                <w:color w:val="000000" w:themeColor="text1"/>
                <w:lang w:eastAsia="zh-HK"/>
              </w:rPr>
              <w:t>tring</w:t>
            </w:r>
          </w:p>
        </w:tc>
        <w:tc>
          <w:tcPr>
            <w:tcW w:w="1408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526F51" w:rsidRDefault="00526F51" w:rsidP="00526F51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 = “1”</w:t>
            </w:r>
          </w:p>
          <w:p w:rsidR="005244EB" w:rsidRDefault="00526F51" w:rsidP="00526F51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 = “0”</w:t>
            </w:r>
          </w:p>
          <w:p w:rsidR="00526F51" w:rsidRDefault="00526F51" w:rsidP="00526F51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eastAsia="zh-HK"/>
              </w:rPr>
            </w:pPr>
            <w:r>
              <w:rPr>
                <w:rFonts w:hint="eastAsia"/>
                <w:sz w:val="22"/>
                <w:szCs w:val="22"/>
              </w:rPr>
              <w:t xml:space="preserve">Exception case = </w:t>
            </w:r>
            <w:r>
              <w:rPr>
                <w:sz w:val="22"/>
                <w:szCs w:val="22"/>
              </w:rPr>
              <w:t>“</w:t>
            </w:r>
            <w:r>
              <w:rPr>
                <w:rFonts w:hint="eastAsia"/>
                <w:sz w:val="22"/>
                <w:szCs w:val="22"/>
              </w:rPr>
              <w:t>8</w:t>
            </w:r>
            <w:r>
              <w:rPr>
                <w:sz w:val="22"/>
                <w:szCs w:val="22"/>
              </w:rPr>
              <w:t>”</w:t>
            </w:r>
            <w:r>
              <w:rPr>
                <w:rFonts w:hint="eastAsia"/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</w:rPr>
              <w:t>“</w:t>
            </w:r>
            <w:r>
              <w:rPr>
                <w:rFonts w:hint="eastAsia"/>
                <w:sz w:val="22"/>
                <w:szCs w:val="22"/>
              </w:rPr>
              <w:t>9</w:t>
            </w:r>
            <w:r>
              <w:rPr>
                <w:sz w:val="22"/>
                <w:szCs w:val="22"/>
              </w:rPr>
              <w:t>”</w:t>
            </w:r>
          </w:p>
        </w:tc>
        <w:tc>
          <w:tcPr>
            <w:tcW w:w="223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5244EB" w:rsidRDefault="00526F51" w:rsidP="00526F51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SimSun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2"/>
                <w:szCs w:val="22"/>
              </w:rPr>
              <w:t>Result c</w:t>
            </w:r>
            <w:r>
              <w:rPr>
                <w:sz w:val="22"/>
                <w:szCs w:val="22"/>
              </w:rPr>
              <w:t>ode</w:t>
            </w:r>
          </w:p>
        </w:tc>
      </w:tr>
    </w:tbl>
    <w:p w:rsidR="004A483A" w:rsidRDefault="004A483A" w:rsidP="004A483A">
      <w:pPr>
        <w:rPr>
          <w:rStyle w:val="TitleChar"/>
        </w:rPr>
      </w:pPr>
    </w:p>
    <w:p w:rsidR="004A483A" w:rsidRDefault="004A483A" w:rsidP="004A483A">
      <w:pPr>
        <w:pStyle w:val="Heading3"/>
        <w:rPr>
          <w:rStyle w:val="TitleChar"/>
          <w:sz w:val="24"/>
          <w:szCs w:val="24"/>
        </w:rPr>
      </w:pPr>
      <w:r>
        <w:rPr>
          <w:rStyle w:val="TitleChar"/>
          <w:rFonts w:hint="eastAsia"/>
          <w:sz w:val="24"/>
          <w:szCs w:val="24"/>
          <w:lang w:eastAsia="zh-HK"/>
        </w:rPr>
        <w:t>3.1</w:t>
      </w:r>
      <w:r>
        <w:rPr>
          <w:rStyle w:val="TitleChar"/>
          <w:sz w:val="24"/>
          <w:szCs w:val="24"/>
        </w:rPr>
        <w:t>.3.</w:t>
      </w:r>
      <w:r>
        <w:rPr>
          <w:rStyle w:val="TitleChar"/>
          <w:rFonts w:hint="eastAsia"/>
          <w:sz w:val="24"/>
          <w:szCs w:val="24"/>
        </w:rPr>
        <w:t>Return Data</w:t>
      </w:r>
    </w:p>
    <w:tbl>
      <w:tblPr>
        <w:tblStyle w:val="LightShading-Accent5"/>
        <w:tblW w:w="11482" w:type="dxa"/>
        <w:tblLayout w:type="fixed"/>
        <w:tblLook w:val="04A0" w:firstRow="1" w:lastRow="0" w:firstColumn="1" w:lastColumn="0" w:noHBand="0" w:noVBand="1"/>
      </w:tblPr>
      <w:tblGrid>
        <w:gridCol w:w="1992"/>
        <w:gridCol w:w="345"/>
        <w:gridCol w:w="4927"/>
        <w:gridCol w:w="4218"/>
      </w:tblGrid>
      <w:tr w:rsidR="004A483A" w:rsidTr="00526F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5160CB"/>
          </w:tcPr>
          <w:p w:rsidR="004A483A" w:rsidRDefault="004A483A" w:rsidP="00CF0D81">
            <w:pPr>
              <w:rPr>
                <w:b w:val="0"/>
                <w:bCs w:val="0"/>
                <w:color w:val="FFFFFF" w:themeColor="background1"/>
                <w:sz w:val="28"/>
                <w:szCs w:val="28"/>
              </w:rPr>
            </w:pPr>
            <w:r>
              <w:rPr>
                <w:rFonts w:hint="eastAsia"/>
                <w:color w:val="FFFFFF" w:themeColor="background1"/>
                <w:sz w:val="28"/>
                <w:szCs w:val="28"/>
              </w:rPr>
              <w:t>Name (</w:t>
            </w:r>
            <w:r>
              <w:rPr>
                <w:color w:val="FFFFFF" w:themeColor="background1"/>
                <w:sz w:val="28"/>
                <w:szCs w:val="28"/>
              </w:rPr>
              <w:t>c</w:t>
            </w:r>
            <w:r>
              <w:rPr>
                <w:rFonts w:hint="eastAsia"/>
                <w:color w:val="FFFFFF" w:themeColor="background1"/>
                <w:sz w:val="28"/>
                <w:szCs w:val="28"/>
              </w:rPr>
              <w:t xml:space="preserve">ase </w:t>
            </w:r>
            <w:r>
              <w:rPr>
                <w:color w:val="FFFFFF" w:themeColor="background1"/>
                <w:sz w:val="28"/>
                <w:szCs w:val="28"/>
              </w:rPr>
              <w:t>s</w:t>
            </w:r>
            <w:r>
              <w:rPr>
                <w:rFonts w:hint="eastAsia"/>
                <w:color w:val="FFFFFF" w:themeColor="background1"/>
                <w:sz w:val="28"/>
                <w:szCs w:val="28"/>
              </w:rPr>
              <w:t>ensitive)</w:t>
            </w:r>
          </w:p>
        </w:tc>
        <w:tc>
          <w:tcPr>
            <w:tcW w:w="527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5160CB"/>
          </w:tcPr>
          <w:p w:rsidR="004A483A" w:rsidRDefault="004A483A" w:rsidP="00CF0D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  <w:sz w:val="28"/>
                <w:szCs w:val="28"/>
              </w:rPr>
            </w:pPr>
            <w:r>
              <w:rPr>
                <w:color w:val="FFFFFF" w:themeColor="background1"/>
                <w:sz w:val="28"/>
                <w:szCs w:val="28"/>
              </w:rPr>
              <w:t xml:space="preserve">Example </w:t>
            </w:r>
            <w:r>
              <w:rPr>
                <w:rFonts w:hint="eastAsia"/>
                <w:color w:val="FFFFFF" w:themeColor="background1"/>
                <w:sz w:val="28"/>
                <w:szCs w:val="28"/>
              </w:rPr>
              <w:t>Value(</w:t>
            </w:r>
            <w:r>
              <w:rPr>
                <w:color w:val="FFFFFF" w:themeColor="background1"/>
                <w:sz w:val="28"/>
                <w:szCs w:val="28"/>
              </w:rPr>
              <w:t>c</w:t>
            </w:r>
            <w:r>
              <w:rPr>
                <w:rFonts w:hint="eastAsia"/>
                <w:color w:val="FFFFFF" w:themeColor="background1"/>
                <w:sz w:val="28"/>
                <w:szCs w:val="28"/>
              </w:rPr>
              <w:t xml:space="preserve">ase </w:t>
            </w:r>
            <w:r>
              <w:rPr>
                <w:color w:val="FFFFFF" w:themeColor="background1"/>
                <w:sz w:val="28"/>
                <w:szCs w:val="28"/>
              </w:rPr>
              <w:t>s</w:t>
            </w:r>
            <w:r>
              <w:rPr>
                <w:rFonts w:hint="eastAsia"/>
                <w:color w:val="FFFFFF" w:themeColor="background1"/>
                <w:sz w:val="28"/>
                <w:szCs w:val="28"/>
              </w:rPr>
              <w:t>ensitive)</w:t>
            </w:r>
          </w:p>
        </w:tc>
        <w:tc>
          <w:tcPr>
            <w:tcW w:w="4218" w:type="dxa"/>
            <w:tcBorders>
              <w:top w:val="single" w:sz="4" w:space="0" w:color="auto"/>
              <w:bottom w:val="single" w:sz="4" w:space="0" w:color="auto"/>
            </w:tcBorders>
            <w:shd w:val="clear" w:color="auto" w:fill="5160CB"/>
          </w:tcPr>
          <w:p w:rsidR="004A483A" w:rsidRDefault="004A483A" w:rsidP="00CF0D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  <w:sz w:val="28"/>
                <w:szCs w:val="28"/>
              </w:rPr>
            </w:pPr>
            <w:r>
              <w:rPr>
                <w:rFonts w:hint="eastAsia"/>
                <w:color w:val="FFFFFF" w:themeColor="background1"/>
                <w:sz w:val="28"/>
                <w:szCs w:val="28"/>
              </w:rPr>
              <w:t>Remark</w:t>
            </w:r>
            <w:r>
              <w:rPr>
                <w:color w:val="FFFFFF" w:themeColor="background1"/>
                <w:sz w:val="28"/>
                <w:szCs w:val="28"/>
              </w:rPr>
              <w:t>s</w:t>
            </w:r>
          </w:p>
        </w:tc>
      </w:tr>
      <w:tr w:rsidR="004A483A" w:rsidTr="00526F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4A483A" w:rsidRDefault="004A483A" w:rsidP="00CF0D81">
            <w:pPr>
              <w:rPr>
                <w:b w:val="0"/>
                <w:bCs w:val="0"/>
                <w:color w:val="000000" w:themeColor="text1"/>
              </w:rPr>
            </w:pPr>
            <w:r>
              <w:rPr>
                <w:color w:val="000000" w:themeColor="text1"/>
              </w:rPr>
              <w:t>code</w:t>
            </w:r>
          </w:p>
        </w:tc>
        <w:tc>
          <w:tcPr>
            <w:tcW w:w="4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4A483A" w:rsidRDefault="004A483A" w:rsidP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“</w:t>
            </w:r>
            <w:r w:rsidR="00526F51">
              <w:rPr>
                <w:rFonts w:hint="eastAsia"/>
                <w:color w:val="000000" w:themeColor="text1"/>
              </w:rPr>
              <w:t>1</w:t>
            </w:r>
            <w:r>
              <w:rPr>
                <w:color w:val="000000" w:themeColor="text1"/>
              </w:rPr>
              <w:t>”</w:t>
            </w:r>
          </w:p>
        </w:tc>
        <w:tc>
          <w:tcPr>
            <w:tcW w:w="421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4A483A" w:rsidRDefault="004A483A" w:rsidP="00CF0D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Result corresponding code</w:t>
            </w:r>
          </w:p>
          <w:p w:rsidR="004A483A" w:rsidRDefault="004A483A" w:rsidP="00CF0D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case(s): </w:t>
            </w:r>
          </w:p>
          <w:p w:rsidR="004A483A" w:rsidRDefault="004A483A" w:rsidP="00CF0D81">
            <w:pPr>
              <w:tabs>
                <w:tab w:val="right" w:pos="513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“</w:t>
            </w:r>
            <w:r w:rsidR="00526F51">
              <w:rPr>
                <w:rFonts w:hint="eastAsia"/>
                <w:color w:val="000000" w:themeColor="text1"/>
                <w:sz w:val="20"/>
                <w:szCs w:val="20"/>
              </w:rPr>
              <w:t>1</w:t>
            </w:r>
            <w:r>
              <w:rPr>
                <w:color w:val="000000" w:themeColor="text1"/>
                <w:sz w:val="20"/>
                <w:szCs w:val="20"/>
              </w:rPr>
              <w:t xml:space="preserve">” 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--</w:t>
            </w:r>
            <w:r>
              <w:rPr>
                <w:color w:val="000000" w:themeColor="text1"/>
                <w:sz w:val="20"/>
                <w:szCs w:val="20"/>
              </w:rPr>
              <w:t xml:space="preserve"> Success</w:t>
            </w:r>
            <w:r>
              <w:rPr>
                <w:color w:val="000000" w:themeColor="text1"/>
                <w:sz w:val="20"/>
                <w:szCs w:val="20"/>
              </w:rPr>
              <w:tab/>
            </w:r>
          </w:p>
          <w:p w:rsidR="004A483A" w:rsidRDefault="004A483A" w:rsidP="00CF0D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 xml:space="preserve">&gt; </w:t>
            </w:r>
            <w:r>
              <w:rPr>
                <w:color w:val="000000" w:themeColor="text1"/>
                <w:sz w:val="20"/>
                <w:szCs w:val="20"/>
              </w:rPr>
              <w:t>“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0</w:t>
            </w:r>
            <w:r>
              <w:rPr>
                <w:color w:val="000000" w:themeColor="text1"/>
                <w:sz w:val="20"/>
                <w:szCs w:val="20"/>
              </w:rPr>
              <w:t xml:space="preserve">” – 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F</w:t>
            </w:r>
            <w:r>
              <w:rPr>
                <w:color w:val="000000" w:themeColor="text1"/>
                <w:sz w:val="20"/>
                <w:szCs w:val="20"/>
              </w:rPr>
              <w:t>ail</w:t>
            </w:r>
          </w:p>
        </w:tc>
      </w:tr>
      <w:tr w:rsidR="004A483A" w:rsidTr="00526F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4A483A" w:rsidRPr="00526F51" w:rsidRDefault="00526F51" w:rsidP="00526F51">
            <w:pPr>
              <w:pStyle w:val="Default"/>
            </w:pPr>
            <w:r>
              <w:t xml:space="preserve">message </w:t>
            </w:r>
          </w:p>
        </w:tc>
        <w:tc>
          <w:tcPr>
            <w:tcW w:w="4927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4A483A" w:rsidRPr="00526F51" w:rsidRDefault="004A483A" w:rsidP="00526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 w:themeColor="text1"/>
              </w:rPr>
              <w:t>e</w:t>
            </w:r>
            <w:r>
              <w:rPr>
                <w:rFonts w:hint="eastAsia"/>
                <w:color w:val="000000" w:themeColor="text1"/>
              </w:rPr>
              <w:t xml:space="preserve">.g. </w:t>
            </w:r>
            <w:r>
              <w:rPr>
                <w:color w:val="000000" w:themeColor="text1"/>
              </w:rPr>
              <w:t>“</w:t>
            </w:r>
            <w:r w:rsidR="00526F51" w:rsidRPr="00526F51">
              <w:rPr>
                <w:color w:val="000000" w:themeColor="text1"/>
              </w:rPr>
              <w:t>Success</w:t>
            </w:r>
            <w:r>
              <w:rPr>
                <w:color w:val="000000" w:themeColor="text1"/>
              </w:rPr>
              <w:t>”</w:t>
            </w:r>
          </w:p>
        </w:tc>
        <w:tc>
          <w:tcPr>
            <w:tcW w:w="4218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4A483A" w:rsidRDefault="004A483A" w:rsidP="00CF0D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Result corresponding message</w:t>
            </w:r>
          </w:p>
          <w:p w:rsidR="004A483A" w:rsidRDefault="004A483A" w:rsidP="00CF0D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Case(s): </w:t>
            </w:r>
          </w:p>
          <w:p w:rsidR="004A483A" w:rsidRDefault="004A483A" w:rsidP="00CF0D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“” -- Success ”</w:t>
            </w:r>
          </w:p>
        </w:tc>
      </w:tr>
    </w:tbl>
    <w:p w:rsidR="00C21EB7" w:rsidRDefault="00C21EB7"/>
    <w:p w:rsidR="00C21EB7" w:rsidRDefault="00526F51">
      <w:pPr>
        <w:rPr>
          <w:rFonts w:asciiTheme="majorHAnsi" w:eastAsia="PMingLiU" w:hAnsiTheme="majorHAnsi" w:cstheme="majorBidi"/>
          <w:b/>
          <w:bCs/>
          <w:sz w:val="32"/>
          <w:szCs w:val="32"/>
        </w:rPr>
      </w:pPr>
      <w:r>
        <w:br w:type="page"/>
      </w:r>
      <w:r>
        <w:rPr>
          <w:rStyle w:val="TitleChar"/>
          <w:rFonts w:hint="eastAsia"/>
        </w:rPr>
        <w:t>Error Code</w:t>
      </w:r>
    </w:p>
    <w:tbl>
      <w:tblPr>
        <w:tblW w:w="10490" w:type="dxa"/>
        <w:tblInd w:w="2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720"/>
        <w:gridCol w:w="1140"/>
        <w:gridCol w:w="3661"/>
        <w:gridCol w:w="3969"/>
      </w:tblGrid>
      <w:tr w:rsidR="00C21EB7">
        <w:trPr>
          <w:trHeight w:val="315"/>
        </w:trPr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C81616"/>
            <w:vAlign w:val="center"/>
          </w:tcPr>
          <w:p w:rsidR="00C21EB7" w:rsidRDefault="00526F51">
            <w:pPr>
              <w:widowControl/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>
              <w:rPr>
                <w:rFonts w:hint="eastAsia"/>
                <w:b/>
                <w:color w:val="FFFFFF" w:themeColor="background1"/>
                <w:sz w:val="28"/>
                <w:szCs w:val="28"/>
              </w:rPr>
              <w:t>Error Type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C81616"/>
            <w:vAlign w:val="center"/>
          </w:tcPr>
          <w:p w:rsidR="00C21EB7" w:rsidRDefault="00526F51">
            <w:pPr>
              <w:widowControl/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>
              <w:rPr>
                <w:rFonts w:hint="eastAsia"/>
                <w:b/>
                <w:color w:val="FFFFFF" w:themeColor="background1"/>
                <w:sz w:val="28"/>
                <w:szCs w:val="28"/>
              </w:rPr>
              <w:t>Code</w:t>
            </w:r>
          </w:p>
        </w:tc>
        <w:tc>
          <w:tcPr>
            <w:tcW w:w="36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C81616"/>
            <w:vAlign w:val="center"/>
          </w:tcPr>
          <w:p w:rsidR="00C21EB7" w:rsidRDefault="00526F51">
            <w:pPr>
              <w:widowControl/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>
              <w:rPr>
                <w:rFonts w:hint="eastAsia"/>
                <w:b/>
                <w:color w:val="FFFFFF" w:themeColor="background1"/>
                <w:sz w:val="28"/>
                <w:szCs w:val="28"/>
              </w:rPr>
              <w:t>Basic Description</w:t>
            </w: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C81616"/>
            <w:vAlign w:val="center"/>
          </w:tcPr>
          <w:p w:rsidR="00C21EB7" w:rsidRDefault="00526F51">
            <w:pPr>
              <w:widowControl/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>
              <w:rPr>
                <w:rFonts w:hint="eastAsia"/>
                <w:b/>
                <w:color w:val="FFFFFF" w:themeColor="background1"/>
                <w:sz w:val="28"/>
                <w:szCs w:val="28"/>
              </w:rPr>
              <w:t>Level</w:t>
            </w:r>
          </w:p>
        </w:tc>
      </w:tr>
      <w:tr w:rsidR="00C21EB7">
        <w:trPr>
          <w:trHeight w:val="315"/>
        </w:trPr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:rsidR="00C21EB7" w:rsidRDefault="00526F51">
            <w:pPr>
              <w:widowControl/>
              <w:jc w:val="center"/>
              <w:rPr>
                <w:rFonts w:ascii="PMingLiU" w:eastAsia="PMingLiU" w:hAnsi="PMingLiU" w:cs="Times New Roman"/>
                <w:b/>
                <w:color w:val="000000"/>
                <w:kern w:val="0"/>
                <w:sz w:val="22"/>
              </w:rPr>
            </w:pPr>
            <w:r>
              <w:rPr>
                <w:rFonts w:ascii="PMingLiU" w:eastAsia="PMingLiU" w:hAnsi="PMingLiU" w:cs="Times New Roman" w:hint="eastAsia"/>
                <w:b/>
                <w:color w:val="000000"/>
                <w:kern w:val="0"/>
                <w:sz w:val="22"/>
              </w:rPr>
              <w:t>Database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:rsidR="00C21EB7" w:rsidRDefault="00526F51">
            <w:pPr>
              <w:widowControl/>
              <w:jc w:val="center"/>
              <w:rPr>
                <w:rFonts w:ascii="PMingLiU" w:eastAsia="PMingLiU" w:hAnsi="PMingLiU" w:cs="Times New Roman"/>
                <w:color w:val="000000"/>
                <w:kern w:val="0"/>
                <w:sz w:val="22"/>
              </w:rPr>
            </w:pPr>
            <w:r>
              <w:rPr>
                <w:rFonts w:ascii="PMingLiU" w:eastAsia="PMingLiU" w:hAnsi="PMingLiU" w:cs="Times New Roman" w:hint="eastAsia"/>
                <w:color w:val="000000"/>
                <w:kern w:val="0"/>
                <w:sz w:val="22"/>
              </w:rPr>
              <w:t>70001</w:t>
            </w:r>
          </w:p>
        </w:tc>
        <w:tc>
          <w:tcPr>
            <w:tcW w:w="36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:rsidR="00C21EB7" w:rsidRDefault="00526F51">
            <w:pPr>
              <w:widowControl/>
              <w:jc w:val="center"/>
              <w:rPr>
                <w:rFonts w:ascii="PMingLiU" w:eastAsia="PMingLiU" w:hAnsi="PMingLiU" w:cs="Times New Roman"/>
                <w:color w:val="000000"/>
                <w:kern w:val="0"/>
                <w:sz w:val="22"/>
              </w:rPr>
            </w:pPr>
            <w:r>
              <w:rPr>
                <w:rFonts w:ascii="PMingLiU" w:eastAsia="PMingLiU" w:hAnsi="PMingLiU" w:cs="Times New Roman" w:hint="eastAsia"/>
                <w:color w:val="000000"/>
                <w:kern w:val="0"/>
                <w:sz w:val="22"/>
              </w:rPr>
              <w:t>Unexpected error</w:t>
            </w: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:rsidR="00C21EB7" w:rsidRDefault="00526F51">
            <w:pPr>
              <w:widowControl/>
              <w:jc w:val="center"/>
              <w:rPr>
                <w:rFonts w:ascii="PMingLiU" w:eastAsia="PMingLiU" w:hAnsi="PMingLiU" w:cs="Times New Roman"/>
                <w:color w:val="000000"/>
                <w:kern w:val="0"/>
                <w:sz w:val="22"/>
              </w:rPr>
            </w:pPr>
            <w:r>
              <w:rPr>
                <w:rFonts w:ascii="PMingLiU" w:eastAsia="PMingLiU" w:hAnsi="PMingLiU" w:cs="Times New Roman" w:hint="eastAsia"/>
                <w:color w:val="000000"/>
                <w:kern w:val="0"/>
                <w:sz w:val="22"/>
              </w:rPr>
              <w:t>Error</w:t>
            </w:r>
          </w:p>
        </w:tc>
      </w:tr>
      <w:tr w:rsidR="00C21EB7">
        <w:trPr>
          <w:trHeight w:val="315"/>
        </w:trPr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:rsidR="00C21EB7" w:rsidRDefault="00526F51">
            <w:pPr>
              <w:widowControl/>
              <w:jc w:val="center"/>
              <w:rPr>
                <w:rFonts w:ascii="PMingLiU" w:eastAsia="PMingLiU" w:hAnsi="PMingLiU" w:cs="Times New Roman"/>
                <w:b/>
                <w:color w:val="000000"/>
                <w:kern w:val="0"/>
                <w:sz w:val="22"/>
              </w:rPr>
            </w:pPr>
            <w:r>
              <w:rPr>
                <w:rFonts w:ascii="PMingLiU" w:eastAsia="PMingLiU" w:hAnsi="PMingLiU" w:cs="Times New Roman" w:hint="eastAsia"/>
                <w:b/>
                <w:color w:val="000000"/>
                <w:kern w:val="0"/>
                <w:sz w:val="22"/>
              </w:rPr>
              <w:t>Database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:rsidR="00C21EB7" w:rsidRDefault="00526F51">
            <w:pPr>
              <w:widowControl/>
              <w:jc w:val="center"/>
              <w:rPr>
                <w:rFonts w:ascii="PMingLiU" w:eastAsia="PMingLiU" w:hAnsi="PMingLiU" w:cs="Times New Roman"/>
                <w:color w:val="000000"/>
                <w:kern w:val="0"/>
                <w:sz w:val="22"/>
              </w:rPr>
            </w:pPr>
            <w:r>
              <w:rPr>
                <w:rFonts w:ascii="PMingLiU" w:eastAsia="PMingLiU" w:hAnsi="PMingLiU" w:cs="Times New Roman" w:hint="eastAsia"/>
                <w:color w:val="000000"/>
                <w:kern w:val="0"/>
                <w:sz w:val="22"/>
              </w:rPr>
              <w:t>70002</w:t>
            </w:r>
          </w:p>
        </w:tc>
        <w:tc>
          <w:tcPr>
            <w:tcW w:w="36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:rsidR="00C21EB7" w:rsidRDefault="00526F51">
            <w:pPr>
              <w:widowControl/>
              <w:jc w:val="center"/>
              <w:rPr>
                <w:rFonts w:ascii="PMingLiU" w:eastAsia="PMingLiU" w:hAnsi="PMingLiU" w:cs="Times New Roman"/>
                <w:color w:val="000000"/>
                <w:kern w:val="0"/>
                <w:sz w:val="22"/>
              </w:rPr>
            </w:pPr>
            <w:r>
              <w:rPr>
                <w:rFonts w:ascii="PMingLiU" w:eastAsia="PMingLiU" w:hAnsi="PMingLiU" w:cs="Times New Roman" w:hint="eastAsia"/>
                <w:color w:val="000000"/>
                <w:kern w:val="0"/>
                <w:sz w:val="22"/>
              </w:rPr>
              <w:t>Invalid operation</w:t>
            </w: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:rsidR="00C21EB7" w:rsidRDefault="00526F51">
            <w:pPr>
              <w:widowControl/>
              <w:jc w:val="center"/>
              <w:rPr>
                <w:rFonts w:ascii="PMingLiU" w:eastAsia="PMingLiU" w:hAnsi="PMingLiU" w:cs="Times New Roman"/>
                <w:color w:val="000000"/>
                <w:kern w:val="0"/>
                <w:sz w:val="22"/>
              </w:rPr>
            </w:pPr>
            <w:r>
              <w:rPr>
                <w:rFonts w:ascii="PMingLiU" w:eastAsia="PMingLiU" w:hAnsi="PMingLiU" w:cs="Times New Roman" w:hint="eastAsia"/>
                <w:color w:val="000000"/>
                <w:kern w:val="0"/>
                <w:sz w:val="22"/>
              </w:rPr>
              <w:t>Error</w:t>
            </w:r>
          </w:p>
        </w:tc>
      </w:tr>
      <w:tr w:rsidR="00C21EB7">
        <w:trPr>
          <w:trHeight w:val="315"/>
        </w:trPr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:rsidR="00C21EB7" w:rsidRDefault="00526F51">
            <w:pPr>
              <w:widowControl/>
              <w:jc w:val="center"/>
              <w:rPr>
                <w:rFonts w:ascii="PMingLiU" w:eastAsia="PMingLiU" w:hAnsi="PMingLiU" w:cs="Times New Roman"/>
                <w:b/>
                <w:color w:val="000000"/>
                <w:kern w:val="0"/>
                <w:sz w:val="22"/>
              </w:rPr>
            </w:pPr>
            <w:r>
              <w:rPr>
                <w:rFonts w:ascii="PMingLiU" w:eastAsia="PMingLiU" w:hAnsi="PMingLiU" w:cs="Times New Roman" w:hint="eastAsia"/>
                <w:b/>
                <w:color w:val="000000"/>
                <w:kern w:val="0"/>
                <w:sz w:val="22"/>
              </w:rPr>
              <w:t>Data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:rsidR="00C21EB7" w:rsidRDefault="00526F51">
            <w:pPr>
              <w:widowControl/>
              <w:jc w:val="center"/>
              <w:rPr>
                <w:rFonts w:ascii="PMingLiU" w:eastAsia="PMingLiU" w:hAnsi="PMingLiU" w:cs="Times New Roman"/>
                <w:color w:val="000000"/>
                <w:kern w:val="0"/>
                <w:sz w:val="22"/>
              </w:rPr>
            </w:pPr>
            <w:r>
              <w:rPr>
                <w:rFonts w:ascii="PMingLiU" w:eastAsia="PMingLiU" w:hAnsi="PMingLiU" w:cs="Times New Roman" w:hint="eastAsia"/>
                <w:color w:val="000000"/>
                <w:kern w:val="0"/>
                <w:sz w:val="22"/>
              </w:rPr>
              <w:t>50001</w:t>
            </w:r>
          </w:p>
        </w:tc>
        <w:tc>
          <w:tcPr>
            <w:tcW w:w="36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:rsidR="00C21EB7" w:rsidRDefault="00526F51">
            <w:pPr>
              <w:widowControl/>
              <w:jc w:val="center"/>
              <w:rPr>
                <w:rFonts w:ascii="PMingLiU" w:eastAsia="PMingLiU" w:hAnsi="PMingLiU" w:cs="Times New Roman"/>
                <w:color w:val="000000"/>
                <w:kern w:val="0"/>
                <w:sz w:val="22"/>
              </w:rPr>
            </w:pPr>
            <w:r>
              <w:rPr>
                <w:rFonts w:ascii="PMingLiU" w:eastAsia="PMingLiU" w:hAnsi="PMingLiU" w:cs="Times New Roman" w:hint="eastAsia"/>
                <w:color w:val="000000"/>
                <w:kern w:val="0"/>
                <w:sz w:val="22"/>
              </w:rPr>
              <w:t>Invalid parameter(s)</w:t>
            </w: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:rsidR="00C21EB7" w:rsidRDefault="00526F51">
            <w:pPr>
              <w:widowControl/>
              <w:jc w:val="center"/>
              <w:rPr>
                <w:rFonts w:ascii="PMingLiU" w:eastAsia="PMingLiU" w:hAnsi="PMingLiU" w:cs="Times New Roman"/>
                <w:color w:val="000000"/>
                <w:kern w:val="0"/>
                <w:sz w:val="22"/>
              </w:rPr>
            </w:pPr>
            <w:r>
              <w:rPr>
                <w:rFonts w:ascii="PMingLiU" w:eastAsia="PMingLiU" w:hAnsi="PMingLiU" w:cs="Times New Roman" w:hint="eastAsia"/>
                <w:color w:val="000000"/>
                <w:kern w:val="0"/>
                <w:sz w:val="22"/>
              </w:rPr>
              <w:t>Error</w:t>
            </w:r>
          </w:p>
        </w:tc>
      </w:tr>
      <w:tr w:rsidR="00C21EB7">
        <w:trPr>
          <w:trHeight w:val="315"/>
        </w:trPr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:rsidR="00C21EB7" w:rsidRDefault="00526F51">
            <w:pPr>
              <w:widowControl/>
              <w:jc w:val="center"/>
              <w:rPr>
                <w:rFonts w:ascii="PMingLiU" w:eastAsia="PMingLiU" w:hAnsi="PMingLiU" w:cs="Times New Roman"/>
                <w:b/>
                <w:color w:val="000000"/>
                <w:kern w:val="0"/>
                <w:sz w:val="22"/>
              </w:rPr>
            </w:pPr>
            <w:r>
              <w:rPr>
                <w:rFonts w:ascii="PMingLiU" w:eastAsia="PMingLiU" w:hAnsi="PMingLiU" w:cs="Times New Roman" w:hint="eastAsia"/>
                <w:b/>
                <w:color w:val="000000"/>
                <w:kern w:val="0"/>
                <w:sz w:val="22"/>
              </w:rPr>
              <w:t>Data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:rsidR="00C21EB7" w:rsidRDefault="00526F51">
            <w:pPr>
              <w:widowControl/>
              <w:jc w:val="center"/>
              <w:rPr>
                <w:rFonts w:ascii="PMingLiU" w:eastAsia="PMingLiU" w:hAnsi="PMingLiU" w:cs="Times New Roman"/>
                <w:color w:val="000000"/>
                <w:kern w:val="0"/>
                <w:sz w:val="22"/>
              </w:rPr>
            </w:pPr>
            <w:r>
              <w:rPr>
                <w:rFonts w:ascii="PMingLiU" w:eastAsia="PMingLiU" w:hAnsi="PMingLiU" w:cs="Times New Roman" w:hint="eastAsia"/>
                <w:color w:val="000000"/>
                <w:kern w:val="0"/>
                <w:sz w:val="22"/>
              </w:rPr>
              <w:t>50002</w:t>
            </w:r>
          </w:p>
        </w:tc>
        <w:tc>
          <w:tcPr>
            <w:tcW w:w="36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:rsidR="00C21EB7" w:rsidRDefault="00526F51">
            <w:pPr>
              <w:widowControl/>
              <w:jc w:val="center"/>
              <w:rPr>
                <w:rFonts w:ascii="PMingLiU" w:eastAsia="PMingLiU" w:hAnsi="PMingLiU" w:cs="Times New Roman"/>
                <w:color w:val="000000"/>
                <w:kern w:val="0"/>
                <w:sz w:val="22"/>
              </w:rPr>
            </w:pPr>
            <w:r>
              <w:rPr>
                <w:rFonts w:ascii="PMingLiU" w:eastAsia="PMingLiU" w:hAnsi="PMingLiU" w:cs="Times New Roman" w:hint="eastAsia"/>
                <w:color w:val="000000"/>
                <w:kern w:val="0"/>
                <w:sz w:val="22"/>
              </w:rPr>
              <w:t>Data error</w:t>
            </w: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:rsidR="00C21EB7" w:rsidRDefault="00526F51">
            <w:pPr>
              <w:widowControl/>
              <w:jc w:val="center"/>
              <w:rPr>
                <w:rFonts w:ascii="PMingLiU" w:eastAsia="PMingLiU" w:hAnsi="PMingLiU" w:cs="Times New Roman"/>
                <w:color w:val="000000"/>
                <w:kern w:val="0"/>
                <w:sz w:val="22"/>
              </w:rPr>
            </w:pPr>
            <w:r>
              <w:rPr>
                <w:rFonts w:ascii="PMingLiU" w:eastAsia="PMingLiU" w:hAnsi="PMingLiU" w:cs="Times New Roman" w:hint="eastAsia"/>
                <w:color w:val="000000"/>
                <w:kern w:val="0"/>
                <w:sz w:val="22"/>
              </w:rPr>
              <w:t>Error</w:t>
            </w:r>
          </w:p>
        </w:tc>
      </w:tr>
      <w:tr w:rsidR="00C21EB7">
        <w:trPr>
          <w:trHeight w:val="315"/>
        </w:trPr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:rsidR="00C21EB7" w:rsidRDefault="00526F51">
            <w:pPr>
              <w:widowControl/>
              <w:jc w:val="center"/>
              <w:rPr>
                <w:rFonts w:ascii="PMingLiU" w:eastAsia="PMingLiU" w:hAnsi="PMingLiU" w:cs="Times New Roman"/>
                <w:b/>
                <w:color w:val="000000"/>
                <w:kern w:val="0"/>
                <w:sz w:val="22"/>
              </w:rPr>
            </w:pPr>
            <w:r>
              <w:rPr>
                <w:rFonts w:ascii="PMingLiU" w:eastAsia="PMingLiU" w:hAnsi="PMingLiU" w:cs="Times New Roman" w:hint="eastAsia"/>
                <w:b/>
                <w:color w:val="000000"/>
                <w:kern w:val="0"/>
                <w:sz w:val="22"/>
              </w:rPr>
              <w:t>Data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:rsidR="00C21EB7" w:rsidRDefault="00526F51">
            <w:pPr>
              <w:widowControl/>
              <w:jc w:val="center"/>
              <w:rPr>
                <w:rFonts w:ascii="PMingLiU" w:eastAsia="PMingLiU" w:hAnsi="PMingLiU" w:cs="Times New Roman"/>
                <w:color w:val="000000"/>
                <w:kern w:val="0"/>
                <w:sz w:val="22"/>
              </w:rPr>
            </w:pPr>
            <w:r>
              <w:rPr>
                <w:rFonts w:ascii="PMingLiU" w:eastAsia="PMingLiU" w:hAnsi="PMingLiU" w:cs="Times New Roman" w:hint="eastAsia"/>
                <w:color w:val="000000"/>
                <w:kern w:val="0"/>
                <w:sz w:val="22"/>
              </w:rPr>
              <w:t>51002</w:t>
            </w:r>
          </w:p>
        </w:tc>
        <w:tc>
          <w:tcPr>
            <w:tcW w:w="36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:rsidR="00C21EB7" w:rsidRDefault="00526F51">
            <w:pPr>
              <w:widowControl/>
              <w:jc w:val="center"/>
              <w:rPr>
                <w:rFonts w:ascii="PMingLiU" w:eastAsia="PMingLiU" w:hAnsi="PMingLiU" w:cs="Times New Roman"/>
                <w:color w:val="000000"/>
                <w:kern w:val="0"/>
                <w:sz w:val="22"/>
              </w:rPr>
            </w:pPr>
            <w:r>
              <w:rPr>
                <w:rFonts w:ascii="PMingLiU" w:eastAsia="PMingLiU" w:hAnsi="PMingLiU" w:cs="Times New Roman" w:hint="eastAsia"/>
                <w:color w:val="000000"/>
                <w:kern w:val="0"/>
                <w:sz w:val="22"/>
              </w:rPr>
              <w:t>No record found</w:t>
            </w: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:rsidR="00C21EB7" w:rsidRDefault="00526F51">
            <w:pPr>
              <w:widowControl/>
              <w:jc w:val="center"/>
              <w:rPr>
                <w:rFonts w:ascii="PMingLiU" w:eastAsia="PMingLiU" w:hAnsi="PMingLiU" w:cs="Times New Roman"/>
                <w:color w:val="000000"/>
                <w:kern w:val="0"/>
                <w:sz w:val="22"/>
              </w:rPr>
            </w:pPr>
            <w:r>
              <w:rPr>
                <w:rFonts w:ascii="PMingLiU" w:eastAsia="PMingLiU" w:hAnsi="PMingLiU" w:cs="Times New Roman" w:hint="eastAsia"/>
                <w:color w:val="000000"/>
                <w:kern w:val="0"/>
                <w:sz w:val="22"/>
              </w:rPr>
              <w:t>Warning</w:t>
            </w:r>
          </w:p>
        </w:tc>
      </w:tr>
    </w:tbl>
    <w:p w:rsidR="00C21EB7" w:rsidRDefault="00C21EB7">
      <w:pPr>
        <w:rPr>
          <w:lang w:eastAsia="zh-HK"/>
        </w:rPr>
      </w:pPr>
    </w:p>
    <w:p w:rsidR="00C21EB7" w:rsidRDefault="00C21EB7"/>
    <w:sectPr w:rsidR="00C21EB7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Joseph Chan">
    <w15:presenceInfo w15:providerId="None" w15:userId="Joseph Cha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80"/>
  <w:doNotDisplayPageBoundaries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3CD3"/>
    <w:rsid w:val="00005787"/>
    <w:rsid w:val="000314A2"/>
    <w:rsid w:val="000439F7"/>
    <w:rsid w:val="000577EC"/>
    <w:rsid w:val="00071B18"/>
    <w:rsid w:val="00091AB7"/>
    <w:rsid w:val="000C0265"/>
    <w:rsid w:val="000D3161"/>
    <w:rsid w:val="000D5416"/>
    <w:rsid w:val="000E056B"/>
    <w:rsid w:val="000E7413"/>
    <w:rsid w:val="00111787"/>
    <w:rsid w:val="001433A8"/>
    <w:rsid w:val="00143CD3"/>
    <w:rsid w:val="001542DA"/>
    <w:rsid w:val="00163219"/>
    <w:rsid w:val="0016591B"/>
    <w:rsid w:val="001C3170"/>
    <w:rsid w:val="001D778E"/>
    <w:rsid w:val="0020286E"/>
    <w:rsid w:val="0026324B"/>
    <w:rsid w:val="00282D62"/>
    <w:rsid w:val="002B3515"/>
    <w:rsid w:val="002D3B27"/>
    <w:rsid w:val="002E54F2"/>
    <w:rsid w:val="00333555"/>
    <w:rsid w:val="003378C0"/>
    <w:rsid w:val="00355A8E"/>
    <w:rsid w:val="00363600"/>
    <w:rsid w:val="003651CC"/>
    <w:rsid w:val="003952A0"/>
    <w:rsid w:val="003F3DE7"/>
    <w:rsid w:val="004329E6"/>
    <w:rsid w:val="004706B8"/>
    <w:rsid w:val="004729AB"/>
    <w:rsid w:val="00472B9B"/>
    <w:rsid w:val="004839E5"/>
    <w:rsid w:val="00494C52"/>
    <w:rsid w:val="004A483A"/>
    <w:rsid w:val="004C5F84"/>
    <w:rsid w:val="004D2207"/>
    <w:rsid w:val="005244EB"/>
    <w:rsid w:val="00526F51"/>
    <w:rsid w:val="00543B6F"/>
    <w:rsid w:val="005A2CBB"/>
    <w:rsid w:val="005B732E"/>
    <w:rsid w:val="00630E72"/>
    <w:rsid w:val="00636ABB"/>
    <w:rsid w:val="00670432"/>
    <w:rsid w:val="006A2CB8"/>
    <w:rsid w:val="006A7702"/>
    <w:rsid w:val="006B5B24"/>
    <w:rsid w:val="0074608D"/>
    <w:rsid w:val="00751D22"/>
    <w:rsid w:val="00760FE2"/>
    <w:rsid w:val="00776D06"/>
    <w:rsid w:val="007D0E0C"/>
    <w:rsid w:val="0081350B"/>
    <w:rsid w:val="008A0F99"/>
    <w:rsid w:val="008A0FFF"/>
    <w:rsid w:val="008B319E"/>
    <w:rsid w:val="009531E3"/>
    <w:rsid w:val="009A1651"/>
    <w:rsid w:val="009B319C"/>
    <w:rsid w:val="009F1CBE"/>
    <w:rsid w:val="009F2747"/>
    <w:rsid w:val="009F3BEA"/>
    <w:rsid w:val="00A041B3"/>
    <w:rsid w:val="00A63012"/>
    <w:rsid w:val="00A6788F"/>
    <w:rsid w:val="00A70DB3"/>
    <w:rsid w:val="00A82665"/>
    <w:rsid w:val="00A85172"/>
    <w:rsid w:val="00A86EDA"/>
    <w:rsid w:val="00AA1FF2"/>
    <w:rsid w:val="00AC1BCD"/>
    <w:rsid w:val="00AE1ADB"/>
    <w:rsid w:val="00AF58CF"/>
    <w:rsid w:val="00B12AE7"/>
    <w:rsid w:val="00B27A7E"/>
    <w:rsid w:val="00B645EF"/>
    <w:rsid w:val="00B75ACD"/>
    <w:rsid w:val="00BB109D"/>
    <w:rsid w:val="00BC472E"/>
    <w:rsid w:val="00BD5867"/>
    <w:rsid w:val="00C00E7A"/>
    <w:rsid w:val="00C21EB7"/>
    <w:rsid w:val="00C645BD"/>
    <w:rsid w:val="00CC14FC"/>
    <w:rsid w:val="00CC1503"/>
    <w:rsid w:val="00CD3CFF"/>
    <w:rsid w:val="00CD6ED6"/>
    <w:rsid w:val="00D54230"/>
    <w:rsid w:val="00D87779"/>
    <w:rsid w:val="00DA6AF1"/>
    <w:rsid w:val="00DF4540"/>
    <w:rsid w:val="00E0125E"/>
    <w:rsid w:val="00E25BE1"/>
    <w:rsid w:val="00E660D2"/>
    <w:rsid w:val="00E70B72"/>
    <w:rsid w:val="00E93BCF"/>
    <w:rsid w:val="00EA78B4"/>
    <w:rsid w:val="00EF5CB0"/>
    <w:rsid w:val="00F02570"/>
    <w:rsid w:val="00F12EF4"/>
    <w:rsid w:val="00F24FC5"/>
    <w:rsid w:val="00F45E93"/>
    <w:rsid w:val="00F4624F"/>
    <w:rsid w:val="00F52AE2"/>
    <w:rsid w:val="00F7278F"/>
    <w:rsid w:val="00FC03C8"/>
    <w:rsid w:val="00FD2EB6"/>
    <w:rsid w:val="00FF6FE3"/>
    <w:rsid w:val="015D3DFA"/>
    <w:rsid w:val="0A873AD1"/>
    <w:rsid w:val="398C3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qFormat="1"/>
    <w:lsdException w:name="Table Grid" w:semiHidden="0" w:uiPriority="5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 w:qFormat="1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 w:qFormat="1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</w:pPr>
    <w:rPr>
      <w:kern w:val="2"/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Theme="majorHAnsi" w:eastAsiaTheme="majorEastAsia" w:hAnsiTheme="majorHAnsi" w:cstheme="majorBidi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before="240" w:after="60"/>
      <w:jc w:val="center"/>
      <w:outlineLvl w:val="0"/>
    </w:pPr>
    <w:rPr>
      <w:rFonts w:asciiTheme="majorHAnsi" w:eastAsia="PMingLiU" w:hAnsiTheme="majorHAnsi" w:cstheme="majorBidi"/>
      <w:b/>
      <w:bCs/>
      <w:sz w:val="32"/>
      <w:szCs w:val="32"/>
    </w:r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="PMingLiU" w:hAnsiTheme="majorHAnsi" w:cstheme="majorBidi"/>
      <w:b/>
      <w:bCs/>
      <w:sz w:val="32"/>
      <w:szCs w:val="3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Theme="majorHAnsi" w:eastAsiaTheme="majorEastAsia" w:hAnsiTheme="majorHAnsi" w:cstheme="majorBidi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Chars="200" w:left="480"/>
    </w:p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NoSpacing">
    <w:name w:val="No Spacing"/>
    <w:uiPriority w:val="1"/>
    <w:qFormat/>
    <w:rPr>
      <w:sz w:val="22"/>
      <w:szCs w:val="22"/>
    </w:rPr>
  </w:style>
  <w:style w:type="paragraph" w:customStyle="1" w:styleId="Default">
    <w:name w:val="Default"/>
    <w:rsid w:val="005244EB"/>
    <w:pPr>
      <w:widowControl w:val="0"/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qFormat="1"/>
    <w:lsdException w:name="Table Grid" w:semiHidden="0" w:uiPriority="5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 w:qFormat="1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 w:qFormat="1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</w:pPr>
    <w:rPr>
      <w:kern w:val="2"/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Theme="majorHAnsi" w:eastAsiaTheme="majorEastAsia" w:hAnsiTheme="majorHAnsi" w:cstheme="majorBidi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before="240" w:after="60"/>
      <w:jc w:val="center"/>
      <w:outlineLvl w:val="0"/>
    </w:pPr>
    <w:rPr>
      <w:rFonts w:asciiTheme="majorHAnsi" w:eastAsia="PMingLiU" w:hAnsiTheme="majorHAnsi" w:cstheme="majorBidi"/>
      <w:b/>
      <w:bCs/>
      <w:sz w:val="32"/>
      <w:szCs w:val="32"/>
    </w:r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="PMingLiU" w:hAnsiTheme="majorHAnsi" w:cstheme="majorBidi"/>
      <w:b/>
      <w:bCs/>
      <w:sz w:val="32"/>
      <w:szCs w:val="3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Theme="majorHAnsi" w:eastAsiaTheme="majorEastAsia" w:hAnsiTheme="majorHAnsi" w:cstheme="majorBidi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Chars="200" w:left="480"/>
    </w:p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NoSpacing">
    <w:name w:val="No Spacing"/>
    <w:uiPriority w:val="1"/>
    <w:qFormat/>
    <w:rPr>
      <w:sz w:val="22"/>
      <w:szCs w:val="22"/>
    </w:rPr>
  </w:style>
  <w:style w:type="paragraph" w:customStyle="1" w:styleId="Default">
    <w:name w:val="Default"/>
    <w:rsid w:val="005244EB"/>
    <w:pPr>
      <w:widowControl w:val="0"/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2246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43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87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98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57BE090-6637-478E-BFF0-CD6704B8AF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1448</Words>
  <Characters>8257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9686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sum</dc:creator>
  <cp:lastModifiedBy>sum</cp:lastModifiedBy>
  <cp:revision>3</cp:revision>
  <cp:lastPrinted>2020-10-21T08:53:00Z</cp:lastPrinted>
  <dcterms:created xsi:type="dcterms:W3CDTF">2020-10-21T08:33:00Z</dcterms:created>
  <dcterms:modified xsi:type="dcterms:W3CDTF">2020-10-21T09:03:00Z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2052-10.1.0.7346</vt:lpwstr>
  </property>
</Properties>
</file>